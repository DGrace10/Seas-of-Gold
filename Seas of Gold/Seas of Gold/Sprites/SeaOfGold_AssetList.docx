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Y="1"/>
        <w:tblW w:w="0" w:type="auto"/>
        <w:tblLook w:val="04A0" w:firstRow="1" w:lastRow="0" w:firstColumn="1" w:lastColumn="0" w:noHBand="0" w:noVBand="1"/>
      </w:tblPr>
      <w:tblGrid>
        <w:gridCol w:w="2966"/>
        <w:gridCol w:w="931"/>
        <w:gridCol w:w="1732"/>
        <w:gridCol w:w="3721"/>
      </w:tblGrid>
      <w:tr w:rsidR="007073D5" w:rsidTr="007073D5">
        <w:tc>
          <w:tcPr>
            <w:tcW w:w="2966" w:type="dxa"/>
          </w:tcPr>
          <w:p w:rsidR="00FC7716" w:rsidRPr="00FC7716" w:rsidRDefault="00FC7716" w:rsidP="00E2583B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931" w:type="dxa"/>
          </w:tcPr>
          <w:p w:rsidR="00FC7716" w:rsidRPr="00FC7716" w:rsidRDefault="00FC7716" w:rsidP="00E2583B">
            <w:pPr>
              <w:jc w:val="center"/>
              <w:rPr>
                <w:b/>
              </w:rPr>
            </w:pPr>
            <w:r w:rsidRPr="00FC7716">
              <w:rPr>
                <w:b/>
              </w:rPr>
              <w:t>Type, Size</w:t>
            </w:r>
          </w:p>
        </w:tc>
        <w:tc>
          <w:tcPr>
            <w:tcW w:w="1732" w:type="dxa"/>
          </w:tcPr>
          <w:p w:rsidR="00FC7716" w:rsidRPr="00FC7716" w:rsidRDefault="00FC7716" w:rsidP="00E2583B">
            <w:pPr>
              <w:jc w:val="center"/>
            </w:pPr>
            <w:r>
              <w:rPr>
                <w:b/>
              </w:rPr>
              <w:t>Location/Purpose</w:t>
            </w:r>
          </w:p>
        </w:tc>
        <w:tc>
          <w:tcPr>
            <w:tcW w:w="3721" w:type="dxa"/>
          </w:tcPr>
          <w:p w:rsidR="00FC7716" w:rsidRPr="00FC7716" w:rsidRDefault="00FC7716" w:rsidP="00E2583B">
            <w:pPr>
              <w:jc w:val="center"/>
            </w:pPr>
            <w:r>
              <w:rPr>
                <w:b/>
              </w:rPr>
              <w:t>Description/Concept</w:t>
            </w:r>
          </w:p>
        </w:tc>
      </w:tr>
      <w:tr w:rsidR="007073D5" w:rsidTr="005C74BA">
        <w:tc>
          <w:tcPr>
            <w:tcW w:w="3110" w:type="dxa"/>
          </w:tcPr>
          <w:p w:rsidR="00FC7716" w:rsidRPr="00F42E87" w:rsidRDefault="00F42E87" w:rsidP="00E2583B">
            <w:pPr>
              <w:jc w:val="center"/>
            </w:pPr>
            <w:r w:rsidRPr="00F42E87">
              <w:t>Ore_Bronze.png</w:t>
            </w:r>
          </w:p>
        </w:tc>
        <w:tc>
          <w:tcPr>
            <w:tcW w:w="968" w:type="dxa"/>
          </w:tcPr>
          <w:p w:rsidR="00FC7716" w:rsidRPr="00F42E87" w:rsidRDefault="0048610C" w:rsidP="00E2583B">
            <w:pPr>
              <w:jc w:val="center"/>
            </w:pPr>
            <w:r>
              <w:t>2D icon</w:t>
            </w:r>
            <w:r w:rsidR="002C7863">
              <w:t xml:space="preserve">, </w:t>
            </w:r>
            <w:r w:rsidR="005C74BA">
              <w:t>62</w:t>
            </w:r>
            <w:r w:rsidR="002C7863">
              <w:t>x</w:t>
            </w:r>
            <w:r w:rsidR="005C74BA">
              <w:t>62</w:t>
            </w:r>
            <w:r w:rsidR="002C7863">
              <w:t xml:space="preserve"> pixels</w:t>
            </w:r>
          </w:p>
        </w:tc>
        <w:tc>
          <w:tcPr>
            <w:tcW w:w="1811" w:type="dxa"/>
          </w:tcPr>
          <w:p w:rsidR="00FC7716" w:rsidRPr="00F42E87" w:rsidRDefault="007073D5" w:rsidP="00E2583B">
            <w:pPr>
              <w:jc w:val="center"/>
            </w:pPr>
            <w:r>
              <w:t>Used to visualize the item. Can be found in the inventory, vendors, and crafting menu, can be found in the inventory and crafting menu</w:t>
            </w:r>
          </w:p>
        </w:tc>
        <w:tc>
          <w:tcPr>
            <w:tcW w:w="3461" w:type="dxa"/>
          </w:tcPr>
          <w:p w:rsidR="00FC7716" w:rsidRPr="00F42E87" w:rsidRDefault="00DE7749" w:rsidP="00E2583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38225" cy="689843"/>
                  <wp:effectExtent l="0" t="0" r="0" b="0"/>
                  <wp:docPr id="81" name="Picture 81" descr="http://www.lehighminerals.com/images/aaaaauction%20174/29a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www.lehighminerals.com/images/aaaaauction%20174/29a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8258" cy="696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5C74BA">
        <w:tc>
          <w:tcPr>
            <w:tcW w:w="3110" w:type="dxa"/>
          </w:tcPr>
          <w:p w:rsidR="002C7863" w:rsidRPr="00F42E87" w:rsidRDefault="002C7863" w:rsidP="002C7863">
            <w:pPr>
              <w:jc w:val="center"/>
            </w:pPr>
            <w:r>
              <w:t>Ore_Iron.png</w:t>
            </w:r>
          </w:p>
        </w:tc>
        <w:tc>
          <w:tcPr>
            <w:tcW w:w="968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3461" w:type="dxa"/>
          </w:tcPr>
          <w:p w:rsidR="00DE7749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28675" cy="688161"/>
                  <wp:effectExtent l="0" t="0" r="0" b="0"/>
                  <wp:docPr id="82" name="Picture 82" descr="http://3.imimg.com/data3/LJ/JV/DIR-2957171/css-images-ironore1-250x2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://3.imimg.com/data3/LJ/JV/DIR-2957171/css-images-ironore1-250x2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186" cy="693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7749" w:rsidRDefault="00DE7749" w:rsidP="00DE7749"/>
          <w:p w:rsidR="002C7863" w:rsidRPr="00DE7749" w:rsidRDefault="002C7863" w:rsidP="00DE7749">
            <w:pPr>
              <w:jc w:val="center"/>
            </w:pPr>
          </w:p>
        </w:tc>
      </w:tr>
      <w:tr w:rsidR="007073D5" w:rsidTr="007C73B0">
        <w:tc>
          <w:tcPr>
            <w:tcW w:w="3110" w:type="dxa"/>
          </w:tcPr>
          <w:p w:rsidR="002C7863" w:rsidRPr="00F42E87" w:rsidRDefault="002C7863" w:rsidP="002C7863">
            <w:pPr>
              <w:jc w:val="center"/>
            </w:pPr>
            <w:r>
              <w:t>Ore_Silver.png</w:t>
            </w:r>
          </w:p>
        </w:tc>
        <w:tc>
          <w:tcPr>
            <w:tcW w:w="968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3461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37376" cy="838200"/>
                  <wp:effectExtent l="0" t="0" r="0" b="0"/>
                  <wp:docPr id="83" name="Picture 83" descr="http://vignette2.wikia.nocookie.net/endlessocean/images/4/42/Silver_ore.jpg/revision/latest?cb=20150209200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://vignette2.wikia.nocookie.net/endlessocean/images/4/42/Silver_ore.jpg/revision/latest?cb=20150209200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723" cy="84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C73B0">
        <w:tc>
          <w:tcPr>
            <w:tcW w:w="3110" w:type="dxa"/>
          </w:tcPr>
          <w:p w:rsidR="002C7863" w:rsidRPr="00F42E87" w:rsidRDefault="002C7863" w:rsidP="002C7863">
            <w:pPr>
              <w:jc w:val="center"/>
            </w:pPr>
            <w:r>
              <w:t>Ore_Gold.png</w:t>
            </w:r>
          </w:p>
        </w:tc>
        <w:tc>
          <w:tcPr>
            <w:tcW w:w="968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3461" w:type="dxa"/>
          </w:tcPr>
          <w:p w:rsidR="00DE7749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49680" cy="781050"/>
                  <wp:effectExtent l="0" t="0" r="7620" b="0"/>
                  <wp:docPr id="84" name="Picture 84" descr="http://2.wlimg.com/product_images/bc-full/dir_74/2215053/gold-ore-17709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://2.wlimg.com/product_images/bc-full/dir_74/2215053/gold-ore-17709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11" cy="781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7749" w:rsidRDefault="00DE7749" w:rsidP="00DE7749"/>
          <w:p w:rsidR="002C7863" w:rsidRPr="00DE7749" w:rsidRDefault="002C7863" w:rsidP="00DE7749">
            <w:pPr>
              <w:jc w:val="center"/>
            </w:pPr>
          </w:p>
        </w:tc>
      </w:tr>
      <w:tr w:rsidR="007073D5" w:rsidTr="007C73B0">
        <w:tc>
          <w:tcPr>
            <w:tcW w:w="3110" w:type="dxa"/>
          </w:tcPr>
          <w:p w:rsidR="002C7863" w:rsidRPr="00F42E87" w:rsidRDefault="002C7863" w:rsidP="002C7863">
            <w:pPr>
              <w:jc w:val="center"/>
            </w:pPr>
            <w:r>
              <w:t>Ore_Coal.png</w:t>
            </w:r>
          </w:p>
        </w:tc>
        <w:tc>
          <w:tcPr>
            <w:tcW w:w="968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3461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57250" cy="636814"/>
                  <wp:effectExtent l="0" t="0" r="0" b="0"/>
                  <wp:docPr id="85" name="Picture 85" descr="http://www.proactiveinvestors.com.au/genera/img/companies/news/coallump350_4fa1d1a9d44a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www.proactiveinvestors.com.au/genera/img/companies/news/coallump350_4fa1d1a9d44a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9443" cy="638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C73B0">
        <w:tc>
          <w:tcPr>
            <w:tcW w:w="3110" w:type="dxa"/>
          </w:tcPr>
          <w:p w:rsidR="002C7863" w:rsidRPr="00F42E87" w:rsidRDefault="002C7863" w:rsidP="002C7863">
            <w:pPr>
              <w:jc w:val="center"/>
            </w:pPr>
            <w:r>
              <w:t>Ore_Sand.png</w:t>
            </w:r>
          </w:p>
        </w:tc>
        <w:tc>
          <w:tcPr>
            <w:tcW w:w="968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3461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38375" cy="1485900"/>
                  <wp:effectExtent l="0" t="0" r="9525" b="0"/>
                  <wp:docPr id="86" name="Picture 86" descr="http://i.istockimg.com/file_thumbview_approve/9524598/5/stock-photo-9524598-sand-s-cone-ore-of-mining-indust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i.istockimg.com/file_thumbview_approve/9524598/5/stock-photo-9524598-sand-s-cone-ore-of-mining-indust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Pr="00F42E87" w:rsidRDefault="002C7863" w:rsidP="002C7863">
            <w:pPr>
              <w:jc w:val="center"/>
            </w:pPr>
            <w:r>
              <w:lastRenderedPageBreak/>
              <w:t>Ore_Obsidian.png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3900" cy="723900"/>
                  <wp:effectExtent l="0" t="0" r="0" b="0"/>
                  <wp:docPr id="87" name="Picture 87" descr="http://vignette2.wikia.nocookie.net/dofus/images/2/23/Obsidian.png/revision/latest?cb=20100630155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vignette2.wikia.nocookie.net/dofus/images/2/23/Obsidian.png/revision/latest?cb=20100630155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Pr="00F42E87" w:rsidRDefault="002C7863" w:rsidP="002C7863">
            <w:pPr>
              <w:jc w:val="center"/>
            </w:pPr>
            <w:r>
              <w:t>Cloth_Torn.png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76300" cy="647624"/>
                  <wp:effectExtent l="0" t="0" r="0" b="635"/>
                  <wp:docPr id="88" name="Picture 88" descr="http://www.myfreetextures.com/wp-content/uploads/2014/11/dirty-old-paper-with-torn-and-ripped-edges-502x3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www.myfreetextures.com/wp-content/uploads/2014/11/dirty-old-paper-with-torn-and-ripped-edges-502x3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151" cy="653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Cloth_Simple.png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61720" cy="705035"/>
                  <wp:effectExtent l="0" t="0" r="5080" b="0"/>
                  <wp:docPr id="89" name="Picture 89" descr="http://www.freshstylemag.com/wp-content/uploads/2014/06/flag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www.freshstylemag.com/wp-content/uploads/2014/06/flag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8004" cy="709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Cloth_Fine.png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DE7749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47800" cy="1209675"/>
                  <wp:effectExtent l="0" t="0" r="0" b="9525"/>
                  <wp:docPr id="90" name="Picture 90" descr="https://muc-off.com/694-large_default/ultra-fine-weave-microfibre-clot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s://muc-off.com/694-large_default/ultra-fine-weave-microfibre-clot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4780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7749" w:rsidRDefault="00DE7749" w:rsidP="00DE7749"/>
          <w:p w:rsidR="002C7863" w:rsidRPr="00DE7749" w:rsidRDefault="00DE7749" w:rsidP="00DE7749">
            <w:pPr>
              <w:tabs>
                <w:tab w:val="left" w:pos="2235"/>
              </w:tabs>
            </w:pPr>
            <w:r>
              <w:tab/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Excellent</w:t>
            </w:r>
            <w:r w:rsidR="00DE7749">
              <w:t>_Cloth</w:t>
            </w:r>
            <w:r>
              <w:t>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47900" cy="1571625"/>
                  <wp:effectExtent l="0" t="0" r="0" b="9525"/>
                  <wp:docPr id="91" name="Picture 91" descr="https://s-media-cache-ak0.pinimg.com/236x/f6/cc/62/f6cc62eafe78c9005a0304df8094d7c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s-media-cache-ak0.pinimg.com/236x/f6/cc/62/f6cc62eafe78c9005a0304df8094d7c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Wood_Ash.png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42975" cy="706269"/>
                  <wp:effectExtent l="0" t="0" r="0" b="0"/>
                  <wp:docPr id="92" name="Picture 92" descr="http://www.urbanara.co.uk/journal/wp-content/uploads/BuyingGuide_Material-Page_box_Ash-Wood-490x3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www.urbanara.co.uk/journal/wp-content/uploads/BuyingGuide_Material-Page_box_Ash-Wood-490x3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427" cy="709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Wood_Cherry.png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 xml:space="preserve">Used to visualize the item. Can be found in the inventory, </w:t>
            </w:r>
            <w:r>
              <w:lastRenderedPageBreak/>
              <w:t>vendors, and crafting menu</w:t>
            </w:r>
          </w:p>
        </w:tc>
        <w:tc>
          <w:tcPr>
            <w:tcW w:w="2257" w:type="dxa"/>
          </w:tcPr>
          <w:p w:rsidR="00DE7749" w:rsidRPr="00DE7749" w:rsidRDefault="00DE7749" w:rsidP="002C7863">
            <w:pPr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76275" cy="676275"/>
                  <wp:effectExtent l="0" t="0" r="9525" b="9525"/>
                  <wp:docPr id="93" name="Picture 93" descr="http://ecx.images-amazon.com/images/I/71OS8ufeiyL._SL1000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://ecx.images-amazon.com/images/I/71OS8ufeiyL._SL1000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7863" w:rsidRPr="00DE7749" w:rsidRDefault="002C7863" w:rsidP="00DE7749">
            <w:pPr>
              <w:jc w:val="center"/>
            </w:pP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Wood_Maple.png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DE7749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92863" cy="1190625"/>
                  <wp:effectExtent l="0" t="0" r="7620" b="0"/>
                  <wp:docPr id="94" name="Picture 94" descr="http://www.thejoinery.com/sites/default/themes/framework/popups/large/ma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://www.thejoinery.com/sites/default/themes/framework/popups/large/ma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11648" cy="1204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7863" w:rsidRPr="00DE7749" w:rsidRDefault="002C7863" w:rsidP="00DE7749">
            <w:pPr>
              <w:jc w:val="center"/>
            </w:pP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Wood_Oak.png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DE7749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38200" cy="838200"/>
                  <wp:effectExtent l="0" t="0" r="0" b="0"/>
                  <wp:docPr id="95" name="Picture 95" descr="http://www.laminart.com/img/product/cad/1117_904_3070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www.laminart.com/img/product/cad/1117_904_3070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7863" w:rsidRPr="00DE7749" w:rsidRDefault="002C7863" w:rsidP="00DE7749">
            <w:pPr>
              <w:jc w:val="center"/>
            </w:pP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Wood_Walnut.png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DE7749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3955" cy="771005"/>
                  <wp:effectExtent l="0" t="0" r="6350" b="0"/>
                  <wp:docPr id="96" name="Picture 96" descr="http://www.kennethlarsonfurniture.com/yahoo_site_admin/assets/images/walnut_sample_2_M1_copy.84141248_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://www.kennethlarsonfurniture.com/yahoo_site_admin/assets/images/walnut_sample_2_M1_copy.84141248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601" cy="77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Wood_Mahogany.png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7073D5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000125" cy="1000125"/>
                  <wp:effectExtent l="0" t="0" r="9525" b="9525"/>
                  <wp:docPr id="97" name="Picture 97" descr="http://www.laminart.com/img/product/cad/27_2613_c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://www.laminart.com/img/product/cad/27_2613_c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Jewel_Garnet.png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7073D5" w:rsidRDefault="007073D5" w:rsidP="002C7863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771525" cy="771525"/>
                  <wp:effectExtent l="0" t="0" r="9525" b="9525"/>
                  <wp:docPr id="98" name="Picture 98" descr="http://www.realmofjewellery.com/wp-content/uploads/2016/01/garnet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www.realmofjewellery.com/wp-content/uploads/2016/01/garnet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Jewel_Pearl.png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7073D5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6750" cy="666750"/>
                  <wp:effectExtent l="0" t="0" r="0" b="0"/>
                  <wp:docPr id="99" name="Picture 99" descr="https://www.planetarygems.com/images2/pearl%20TN%2011.09cts%2011.7mm%20RD%20creamy-wh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s://www.planetarygems.com/images2/pearl%20TN%2011.09cts%2011.7mm%20RD%20creamy-wh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Jewel_Sapphire.png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7073D5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08918" cy="695325"/>
                  <wp:effectExtent l="0" t="0" r="0" b="0"/>
                  <wp:docPr id="100" name="Picture 100" descr="http://www.palagems.com/Images/sapphire_connoisseurship/kashmir_sapphire_ecu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://www.palagems.com/Images/sapphire_connoisseurship/kashmir_sapphire_ecu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680" cy="70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lastRenderedPageBreak/>
              <w:t>Jewel_Ruby.png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7073D5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16675" cy="542925"/>
                  <wp:effectExtent l="0" t="0" r="0" b="0"/>
                  <wp:docPr id="101" name="Picture 101" descr="http://cache.soometa.com/image/257842_kiranatama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://cache.soometa.com/image/257842_kiranatama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93" cy="546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Jewel_Emerald.png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7073D5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46555" cy="823278"/>
                  <wp:effectExtent l="0" t="0" r="0" b="0"/>
                  <wp:docPr id="102" name="Picture 102" descr="http://www.laurenbjewelry.com/wp/wp-content/uploads/2015/06/emerald-cu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://www.laurenbjewelry.com/wp/wp-content/uploads/2015/06/emerald-cu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49706" cy="82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Jewel_Diamond.png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7073D5" w:rsidP="002C786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07795" cy="1055846"/>
                  <wp:effectExtent l="0" t="0" r="1905" b="0"/>
                  <wp:docPr id="103" name="Picture 103" descr="https://diamondblend.files.wordpress.com/2012/11/high-res-diamond-im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diamondblend.files.wordpress.com/2012/11/high-res-diamond-im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434" cy="105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Ingrediant_Salt.png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0" w:author="allen" w:date="2016-03-26T22:09:00Z">
              <w:r>
                <w:rPr>
                  <w:noProof/>
                </w:rPr>
                <w:drawing>
                  <wp:inline distT="0" distB="0" distL="0" distR="0" wp14:anchorId="0C72E8ED" wp14:editId="2F5E7EC0">
                    <wp:extent cx="1400175" cy="1400175"/>
                    <wp:effectExtent l="0" t="0" r="9525" b="9525"/>
                    <wp:docPr id="12" name="Picture 12" descr="http://tse1.mm.bing.net/th?&amp;id=OIP.Md584f28c64373e803b2172ad85c441c9o0&amp;w=300&amp;h=30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http://tse1.mm.bing.net/th?&amp;id=OIP.Md584f28c64373e803b2172ad85c441c9o0&amp;w=300&amp;h=30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0175" cy="1400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Ingrediant_Pepper.png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1" w:author="allen" w:date="2016-03-26T22:09:00Z">
              <w:r>
                <w:rPr>
                  <w:noProof/>
                </w:rPr>
                <w:drawing>
                  <wp:inline distT="0" distB="0" distL="0" distR="0" wp14:anchorId="7C921F3D" wp14:editId="0CC559A7">
                    <wp:extent cx="1061466" cy="1600200"/>
                    <wp:effectExtent l="0" t="0" r="5715" b="0"/>
                    <wp:docPr id="13" name="Picture 13" descr="http://tse1.mm.bing.net/th?&amp;id=OIP.Mca64bfbd737f633627154ae8e068dba2o0&amp;w=199&amp;h=30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" descr="http://tse1.mm.bing.net/th?&amp;id=OIP.Mca64bfbd737f633627154ae8e068dba2o0&amp;w=199&amp;h=30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61466" cy="16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Ingrediant_Butter.png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2" w:author="allen" w:date="2016-03-26T22:09:00Z">
              <w:r>
                <w:rPr>
                  <w:noProof/>
                </w:rPr>
                <w:drawing>
                  <wp:inline distT="0" distB="0" distL="0" distR="0" wp14:anchorId="00E29351" wp14:editId="0F3A281A">
                    <wp:extent cx="2095500" cy="1401672"/>
                    <wp:effectExtent l="0" t="0" r="0" b="8255"/>
                    <wp:docPr id="14" name="Picture 14" descr="http://tse1.mm.bing.net/th?&amp;id=OIP.M0213091e51c62827d8e6d0191e781c59o0&amp;w=299&amp;h=20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http://tse1.mm.bing.net/th?&amp;id=OIP.M0213091e51c62827d8e6d0191e781c59o0&amp;w=299&amp;h=20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095500" cy="14016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lastRenderedPageBreak/>
              <w:t>Ingrediant_Milk.png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3" w:author="allen" w:date="2016-03-26T22:09:00Z">
              <w:r>
                <w:rPr>
                  <w:noProof/>
                </w:rPr>
                <w:drawing>
                  <wp:inline distT="0" distB="0" distL="0" distR="0" wp14:anchorId="3E0BFA38" wp14:editId="6C8B0730">
                    <wp:extent cx="1704975" cy="1776263"/>
                    <wp:effectExtent l="0" t="0" r="0" b="0"/>
                    <wp:docPr id="15" name="Picture 15" descr="http://tse1.mm.bing.net/th?&amp;id=OIP.M60bfdb6ad079312ed56f21c22bf7e35co0&amp;w=287&amp;h=299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" descr="http://tse1.mm.bing.net/th?&amp;id=OIP.M60bfdb6ad079312ed56f21c22bf7e35co0&amp;w=287&amp;h=299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04975" cy="17762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Ingrediant_Basil.png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>
            <w:pPr>
              <w:jc w:val="center"/>
            </w:pPr>
            <w:ins w:id="4" w:author="allen" w:date="2016-03-26T22:09:00Z">
              <w:r>
                <w:rPr>
                  <w:noProof/>
                </w:rPr>
                <w:drawing>
                  <wp:inline distT="0" distB="0" distL="0" distR="0" wp14:anchorId="18866BEE" wp14:editId="77E74D91">
                    <wp:extent cx="1837990" cy="1219200"/>
                    <wp:effectExtent l="0" t="0" r="0" b="0"/>
                    <wp:docPr id="16" name="Picture 16" descr="http://tse1.mm.bing.net/th?&amp;id=OIP.M0febecc7291cf254480adfcfe94c044ao0&amp;w=300&amp;h=199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 descr="http://tse1.mm.bing.net/th?&amp;id=OIP.M0febecc7291cf254480adfcfe94c044ao0&amp;w=300&amp;h=199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37990" cy="121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2C7863" w:rsidP="005C74BA">
            <w:pPr>
              <w:jc w:val="center"/>
            </w:pP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Ingrediant_Tomato.png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5" w:author="allen" w:date="2016-03-26T22:09:00Z">
              <w:r>
                <w:rPr>
                  <w:noProof/>
                </w:rPr>
                <w:drawing>
                  <wp:inline distT="0" distB="0" distL="0" distR="0" wp14:anchorId="153B5999" wp14:editId="20E8F8C2">
                    <wp:extent cx="1590675" cy="1590675"/>
                    <wp:effectExtent l="0" t="0" r="9525" b="9525"/>
                    <wp:docPr id="17" name="Picture 17" descr="http://tse1.mm.bing.net/th?&amp;id=OIP.M396da51d52b9c612ceb2daa38d8dc33eH0&amp;w=300&amp;h=30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3" descr="http://tse1.mm.bing.net/th?&amp;id=OIP.M396da51d52b9c612ceb2daa38d8dc33eH0&amp;w=300&amp;h=30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90675" cy="159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Ingrediant_Lettuce.png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6" w:author="allen" w:date="2016-03-26T22:09:00Z">
              <w:r>
                <w:rPr>
                  <w:noProof/>
                </w:rPr>
                <w:drawing>
                  <wp:inline distT="0" distB="0" distL="0" distR="0" wp14:anchorId="740E0931" wp14:editId="5983833A">
                    <wp:extent cx="1629163" cy="1200150"/>
                    <wp:effectExtent l="0" t="0" r="9525" b="0"/>
                    <wp:docPr id="18" name="Picture 18" descr="http://tse1.mm.bing.net/th?&amp;id=OIP.M8140dfd396178614372176004bd8211aH0&amp;w=300&amp;h=221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5" descr="http://tse1.mm.bing.net/th?&amp;id=OIP.M8140dfd396178614372176004bd8211aH0&amp;w=300&amp;h=221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29163" cy="1200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Ingrediant_BoarMeat.png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7" w:author="allen" w:date="2016-03-26T22:09:00Z">
              <w:r>
                <w:rPr>
                  <w:noProof/>
                </w:rPr>
                <w:drawing>
                  <wp:inline distT="0" distB="0" distL="0" distR="0" wp14:anchorId="5BF5B8C2" wp14:editId="7CBDCCC7">
                    <wp:extent cx="1474470" cy="1228725"/>
                    <wp:effectExtent l="0" t="0" r="0" b="9525"/>
                    <wp:docPr id="19" name="Picture 19" descr="http://tse1.mm.bing.net/th?&amp;id=OIP.M9458c47bac40caedec51894adfe00413o0&amp;w=300&amp;h=25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7" descr="http://tse1.mm.bing.net/th?&amp;id=OIP.M9458c47bac40caedec51894adfe00413o0&amp;w=300&amp;h=25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74470" cy="1228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lastRenderedPageBreak/>
              <w:t>Ingrediant_LeopardMeat.png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8" w:author="allen" w:date="2016-03-26T22:09:00Z">
              <w:r>
                <w:rPr>
                  <w:noProof/>
                </w:rPr>
                <w:drawing>
                  <wp:inline distT="0" distB="0" distL="0" distR="0" wp14:anchorId="16B69FF8" wp14:editId="7723A669">
                    <wp:extent cx="1680882" cy="1190625"/>
                    <wp:effectExtent l="0" t="0" r="0" b="0"/>
                    <wp:docPr id="20" name="Picture 20" descr="http://tse1.mm.bing.net/th?&amp;id=OIP.M7a19c370a7cd7283e97da280b8a9196fo0&amp;w=264&amp;h=187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 descr="http://tse1.mm.bing.net/th?&amp;id=OIP.M7a19c370a7cd7283e97da280b8a9196fo0&amp;w=264&amp;h=187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80882" cy="1190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Ingrediant_BearMeat.png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9" w:author="allen" w:date="2016-03-26T22:09:00Z">
              <w:r>
                <w:rPr>
                  <w:noProof/>
                </w:rPr>
                <w:drawing>
                  <wp:inline distT="0" distB="0" distL="0" distR="0" wp14:anchorId="30E7DE45" wp14:editId="4A46C2D3">
                    <wp:extent cx="1853514" cy="1143000"/>
                    <wp:effectExtent l="0" t="0" r="0" b="0"/>
                    <wp:docPr id="21" name="Picture 21" descr="http://tse1.mm.bing.net/th?&amp;id=OIP.M27b16f47d70fa40aab6838ffd10d0794o0&amp;w=300&amp;h=185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 descr="http://tse1.mm.bing.net/th?&amp;id=OIP.M27b16f47d70fa40aab6838ffd10d0794o0&amp;w=300&amp;h=185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53514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Ingrediant_Flour.png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>
            <w:pPr>
              <w:jc w:val="center"/>
            </w:pPr>
            <w:ins w:id="10" w:author="allen" w:date="2016-03-26T22:09:00Z">
              <w:r>
                <w:rPr>
                  <w:noProof/>
                </w:rPr>
                <w:drawing>
                  <wp:inline distT="0" distB="0" distL="0" distR="0" wp14:anchorId="2EC8B7CB" wp14:editId="653FA336">
                    <wp:extent cx="1638300" cy="1624475"/>
                    <wp:effectExtent l="0" t="0" r="0" b="0"/>
                    <wp:docPr id="22" name="Picture 22" descr="http://tse1.mm.bing.net/th?&amp;id=OIP.M6bc52fae33845af29d250a961acdba68o0&amp;w=237&amp;h=235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3" descr="http://tse1.mm.bing.net/th?&amp;id=OIP.M6bc52fae33845af29d250a961acdba68o0&amp;w=237&amp;h=235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38300" cy="1624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5C74BA" w:rsidP="005C74BA">
            <w:pPr>
              <w:tabs>
                <w:tab w:val="left" w:pos="945"/>
              </w:tabs>
            </w:pPr>
            <w:r>
              <w:tab/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Ingrediant_Egg.png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>
            <w:pPr>
              <w:jc w:val="center"/>
            </w:pPr>
            <w:ins w:id="11" w:author="allen" w:date="2016-03-26T22:09:00Z">
              <w:r>
                <w:rPr>
                  <w:noProof/>
                </w:rPr>
                <w:drawing>
                  <wp:inline distT="0" distB="0" distL="0" distR="0" wp14:anchorId="359879DB" wp14:editId="35879203">
                    <wp:extent cx="1821656" cy="1457325"/>
                    <wp:effectExtent l="0" t="0" r="7620" b="0"/>
                    <wp:docPr id="23" name="Picture 23" descr="http://tse1.mm.bing.net/th?&amp;id=OIP.M02b0502f06e817f462eb4c056f2d1919H0&amp;w=300&amp;h=24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5" descr="http://tse1.mm.bing.net/th?&amp;id=OIP.M02b0502f06e817f462eb4c056f2d1919H0&amp;w=300&amp;h=24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1656" cy="1457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2C7863" w:rsidP="005C74BA">
            <w:pPr>
              <w:jc w:val="center"/>
            </w:pP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Ingrediant_BucketofWater.png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>
            <w:pPr>
              <w:jc w:val="center"/>
            </w:pPr>
            <w:ins w:id="12" w:author="allen" w:date="2016-03-26T22:09:00Z">
              <w:r>
                <w:rPr>
                  <w:noProof/>
                </w:rPr>
                <w:drawing>
                  <wp:inline distT="0" distB="0" distL="0" distR="0" wp14:anchorId="55CE1E89" wp14:editId="5F765B63">
                    <wp:extent cx="1275017" cy="1847850"/>
                    <wp:effectExtent l="0" t="0" r="1905" b="0"/>
                    <wp:docPr id="24" name="Picture 24" descr="http://tse1.mm.bing.net/th?&amp;id=OIP.M8712943266436ec1725f24503f02fa9fo0&amp;w=207&amp;h=30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3" descr="http://tse1.mm.bing.net/th?&amp;id=OIP.M8712943266436ec1725f24503f02fa9fo0&amp;w=207&amp;h=30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75017" cy="184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2C7863" w:rsidP="005C74BA">
            <w:pPr>
              <w:jc w:val="center"/>
            </w:pP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lastRenderedPageBreak/>
              <w:t>AlcIngrediant_BoarEye.png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13" w:author="allen" w:date="2016-03-26T22:09:00Z">
              <w:r>
                <w:rPr>
                  <w:noProof/>
                </w:rPr>
                <w:drawing>
                  <wp:inline distT="0" distB="0" distL="0" distR="0" wp14:anchorId="60E784E6" wp14:editId="2CE26829">
                    <wp:extent cx="1765300" cy="1323975"/>
                    <wp:effectExtent l="0" t="0" r="6350" b="9525"/>
                    <wp:docPr id="25" name="Picture 25" descr="http://tse1.mm.bing.net/th?&amp;id=OIP.M101a4a94c34e77feebacb7e7fc9dced3o0&amp;w=300&amp;h=225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9" descr="http://tse1.mm.bing.net/th?&amp;id=OIP.M101a4a94c34e77feebacb7e7fc9dced3o0&amp;w=300&amp;h=225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65300" cy="1323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AlcIngrediant_BearEye.png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14" w:author="allen" w:date="2016-03-26T22:09:00Z">
              <w:r>
                <w:rPr>
                  <w:noProof/>
                </w:rPr>
                <w:drawing>
                  <wp:inline distT="0" distB="0" distL="0" distR="0" wp14:anchorId="655FDCA8" wp14:editId="29A0F45F">
                    <wp:extent cx="1695450" cy="1124648"/>
                    <wp:effectExtent l="0" t="0" r="0" b="0"/>
                    <wp:docPr id="26" name="Picture 26" descr="http://tse1.mm.bing.net/th?&amp;id=OIP.Mab37c1fe5953b79c276d8bffdde53286H0&amp;w=300&amp;h=199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1" descr="http://tse1.mm.bing.net/th?&amp;id=OIP.Mab37c1fe5953b79c276d8bffdde53286H0&amp;w=300&amp;h=199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95450" cy="112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AlcIngrediant_LeopardEye.png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>
            <w:pPr>
              <w:jc w:val="center"/>
            </w:pPr>
            <w:ins w:id="15" w:author="allen" w:date="2016-03-26T22:09:00Z">
              <w:r>
                <w:rPr>
                  <w:noProof/>
                </w:rPr>
                <w:drawing>
                  <wp:inline distT="0" distB="0" distL="0" distR="0" wp14:anchorId="47D37603" wp14:editId="16632324">
                    <wp:extent cx="1301750" cy="1952625"/>
                    <wp:effectExtent l="0" t="0" r="0" b="9525"/>
                    <wp:docPr id="27" name="Picture 27" descr="http://tse1.mm.bing.net/th?&amp;id=OIP.M99adc706ab2eac5a8827fed88debd149H0&amp;w=200&amp;h=30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3" descr="http://tse1.mm.bing.net/th?&amp;id=OIP.M99adc706ab2eac5a8827fed88debd149H0&amp;w=200&amp;h=30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301750" cy="1952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5C74BA" w:rsidP="005C74BA">
            <w:pPr>
              <w:tabs>
                <w:tab w:val="left" w:pos="945"/>
              </w:tabs>
            </w:pPr>
            <w:r>
              <w:tab/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AlcIngrediant_BoarBlood.png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pPr>
              <w:jc w:val="center"/>
            </w:pPr>
            <w:ins w:id="16" w:author="allen" w:date="2016-03-26T22:09:00Z">
              <w:r>
                <w:rPr>
                  <w:noProof/>
                </w:rPr>
                <w:drawing>
                  <wp:inline distT="0" distB="0" distL="0" distR="0" wp14:anchorId="3DF06F75" wp14:editId="4BF0BB43">
                    <wp:extent cx="1285875" cy="1900307"/>
                    <wp:effectExtent l="0" t="0" r="0" b="5080"/>
                    <wp:docPr id="28" name="Picture 28" descr="http://tse1.mm.bing.net/th?&amp;id=OIP.M2ae927f2434a8eb15a938dbe9dd03242o0&amp;w=203&amp;h=30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7" descr="http://tse1.mm.bing.net/th?&amp;id=OIP.M2ae927f2434a8eb15a938dbe9dd03242o0&amp;w=203&amp;h=30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88559" cy="19042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AlcIngrediant_BearBlood.png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5C74BA">
            <w:pPr>
              <w:tabs>
                <w:tab w:val="left" w:pos="945"/>
              </w:tabs>
            </w:pPr>
            <w:r>
              <w:tab/>
            </w:r>
            <w:ins w:id="17" w:author="allen" w:date="2016-03-26T22:09:00Z">
              <w:r>
                <w:rPr>
                  <w:noProof/>
                </w:rPr>
                <w:drawing>
                  <wp:inline distT="0" distB="0" distL="0" distR="0" wp14:anchorId="7BA24656" wp14:editId="1B7139B2">
                    <wp:extent cx="1473869" cy="1400175"/>
                    <wp:effectExtent l="0" t="0" r="0" b="0"/>
                    <wp:docPr id="29" name="Picture 29" descr="http://tse1.mm.bing.net/th?&amp;id=OIP.Md808b6bf39674d34b3f73d4f2bd0fc22o0&amp;w=300&amp;h=285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9" descr="http://tse1.mm.bing.net/th?&amp;id=OIP.Md808b6bf39674d34b3f73d4f2bd0fc22o0&amp;w=300&amp;h=285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75966" cy="14021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lastRenderedPageBreak/>
              <w:t>AlcIngrediant_LeopardBlood.png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>
            <w:pPr>
              <w:jc w:val="center"/>
            </w:pPr>
            <w:ins w:id="18" w:author="allen" w:date="2016-03-26T22:09:00Z">
              <w:r>
                <w:rPr>
                  <w:noProof/>
                </w:rPr>
                <w:drawing>
                  <wp:inline distT="0" distB="0" distL="0" distR="0" wp14:anchorId="27086655" wp14:editId="084A9B48">
                    <wp:extent cx="1541546" cy="1171575"/>
                    <wp:effectExtent l="0" t="0" r="1905" b="0"/>
                    <wp:docPr id="30" name="Picture 30" descr="http://tse1.mm.bing.net/th?&amp;id=OIP.M482703df95bcbb1bb7db6ec2a475a5eeo0&amp;w=300&amp;h=228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http://tse1.mm.bing.net/th?&amp;id=OIP.M482703df95bcbb1bb7db6ec2a475a5eeo0&amp;w=300&amp;h=228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41546" cy="1171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5C74BA" w:rsidP="005C74BA">
            <w:pPr>
              <w:tabs>
                <w:tab w:val="left" w:pos="975"/>
              </w:tabs>
            </w:pPr>
            <w:r>
              <w:tab/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AlcIngrediant_Kelp.png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>
            <w:ins w:id="19" w:author="allen" w:date="2016-03-26T22:09:00Z">
              <w:r>
                <w:rPr>
                  <w:noProof/>
                </w:rPr>
                <w:drawing>
                  <wp:inline distT="0" distB="0" distL="0" distR="0" wp14:anchorId="732D5C30" wp14:editId="2E36819E">
                    <wp:extent cx="1343025" cy="1790700"/>
                    <wp:effectExtent l="0" t="0" r="9525" b="0"/>
                    <wp:docPr id="31" name="Picture 31" descr="http://tse1.mm.bing.net/th?&amp;id=OIP.M91957518490d0aacd108b3959b50721eH0&amp;w=225&amp;h=300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1" descr="http://tse1.mm.bing.net/th?&amp;id=OIP.M91957518490d0aacd108b3959b50721eH0&amp;w=225&amp;h=300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343025" cy="179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5C74BA" w:rsidP="005C74BA">
            <w:pPr>
              <w:tabs>
                <w:tab w:val="left" w:pos="1125"/>
              </w:tabs>
            </w:pPr>
            <w:r>
              <w:tab/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AlcIngrediant_SaltWater.png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>
            <w:ins w:id="20" w:author="allen" w:date="2016-03-26T22:09:00Z">
              <w:r>
                <w:rPr>
                  <w:noProof/>
                </w:rPr>
                <w:drawing>
                  <wp:inline distT="0" distB="0" distL="0" distR="0" wp14:anchorId="673ED6C5" wp14:editId="70C23D19">
                    <wp:extent cx="1257300" cy="1362075"/>
                    <wp:effectExtent l="0" t="0" r="0" b="9525"/>
                    <wp:docPr id="32" name="Picture 32" descr="http://tse1.mm.bing.net/th?&amp;id=OIP.M86a314cba421193feb4bd8ce680b1743o0&amp;w=132&amp;h=143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7" descr="http://tse1.mm.bing.net/th?&amp;id=OIP.M86a314cba421193feb4bd8ce680b1743o0&amp;w=132&amp;h=143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57300" cy="1362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5C74BA" w:rsidP="005C74BA">
            <w:pPr>
              <w:tabs>
                <w:tab w:val="left" w:pos="990"/>
              </w:tabs>
            </w:pPr>
            <w:r>
              <w:tab/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AlcIngrediant_Lemongrass.png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2C7863" w:rsidRPr="00F42E87" w:rsidRDefault="005C74BA" w:rsidP="002C7863">
            <w:ins w:id="21" w:author="allen" w:date="2016-03-26T22:09:00Z">
              <w:r>
                <w:rPr>
                  <w:noProof/>
                </w:rPr>
                <w:drawing>
                  <wp:inline distT="0" distB="0" distL="0" distR="0" wp14:anchorId="2C3CAC51" wp14:editId="2EAB7778">
                    <wp:extent cx="1014301" cy="1524000"/>
                    <wp:effectExtent l="0" t="0" r="0" b="0"/>
                    <wp:docPr id="33" name="Picture 33" descr="http://tse1.mm.bing.net/th?&amp;id=OIP.M8c701b4b144a03f5efbce610bb36b445o0&amp;w=199&amp;h=299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5" descr="http://tse1.mm.bing.net/th?&amp;id=OIP.M8c701b4b144a03f5efbce610bb36b445o0&amp;w=199&amp;h=299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15181" cy="1525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AlcIngrediant_Leech.png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>
              <w:t>Used to visualize the item. Can be found in the inventory, vendors, and crafting menu</w:t>
            </w:r>
          </w:p>
        </w:tc>
        <w:tc>
          <w:tcPr>
            <w:tcW w:w="2257" w:type="dxa"/>
          </w:tcPr>
          <w:p w:rsidR="005C74BA" w:rsidRDefault="005C74BA" w:rsidP="002C7863"/>
          <w:p w:rsidR="002C7863" w:rsidRPr="005C74BA" w:rsidRDefault="005C74BA" w:rsidP="005C74BA">
            <w:pPr>
              <w:ind w:firstLine="720"/>
            </w:pPr>
            <w:ins w:id="22" w:author="allen" w:date="2016-03-26T22:09:00Z">
              <w:r>
                <w:rPr>
                  <w:noProof/>
                </w:rPr>
                <w:drawing>
                  <wp:inline distT="0" distB="0" distL="0" distR="0" wp14:anchorId="0A283511" wp14:editId="4388915A">
                    <wp:extent cx="1612900" cy="1209675"/>
                    <wp:effectExtent l="0" t="0" r="6350" b="9525"/>
                    <wp:docPr id="34" name="Picture 34" descr="http://tse1.mm.bing.net/th?&amp;id=OIP.M70af3ac7ae4858a9b6d7a3c6e86c7baeH0&amp;w=300&amp;h=225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http://tse1.mm.bing.net/th?&amp;id=OIP.M70af3ac7ae4858a9b6d7a3c6e86c7baeH0&amp;w=300&amp;h=225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12900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lastRenderedPageBreak/>
              <w:t>Bronze_Sword.png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2257" w:type="dxa"/>
          </w:tcPr>
          <w:p w:rsidR="005C74BA" w:rsidRDefault="005C74BA" w:rsidP="002C7863">
            <w:ins w:id="23" w:author="Danielle Joka" w:date="2016-03-26T22:09:00Z">
              <w:r>
                <w:rPr>
                  <w:noProof/>
                </w:rPr>
                <w:drawing>
                  <wp:inline distT="0" distB="0" distL="0" distR="0" wp14:anchorId="28A8B8B5" wp14:editId="6BC2BDA9">
                    <wp:extent cx="1019175" cy="1019175"/>
                    <wp:effectExtent l="0" t="0" r="9525" b="9525"/>
                    <wp:docPr id="35" name="Picture 35" descr="http://tse1.mm.bing.net/th?&amp;id=OIP.Mdf042475b927d580dd9f32ecd16ff42bo0&amp;w=149&amp;h=149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http://tse1.mm.bing.net/th?&amp;id=OIP.Mdf042475b927d580dd9f32ecd16ff42bo0&amp;w=149&amp;h=149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19175" cy="1019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5C74BA" w:rsidP="005C74BA">
            <w:pPr>
              <w:tabs>
                <w:tab w:val="left" w:pos="1140"/>
              </w:tabs>
            </w:pPr>
            <w:r>
              <w:tab/>
            </w:r>
          </w:p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Bronze_Dagger.png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2257" w:type="dxa"/>
          </w:tcPr>
          <w:p w:rsidR="005C74BA" w:rsidRDefault="005C74BA" w:rsidP="002C7863">
            <w:ins w:id="24" w:author="Danielle Joka" w:date="2016-03-26T22:09:00Z">
              <w:r>
                <w:rPr>
                  <w:noProof/>
                </w:rPr>
                <w:drawing>
                  <wp:inline distT="0" distB="0" distL="0" distR="0" wp14:anchorId="754F9953" wp14:editId="09BA0ECD">
                    <wp:extent cx="622059" cy="1238250"/>
                    <wp:effectExtent l="0" t="0" r="6985" b="0"/>
                    <wp:docPr id="36" name="Picture 36" descr="http://tse1.mm.bing.net/th?&amp;id=OIP.M70532484727c040cf0d6af380f663243o0&amp;w=106&amp;h=211&amp;c=0&amp;pid=1.9&amp;rs=0&amp;p=0&amp;r=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http://tse1.mm.bing.net/th?&amp;id=OIP.M70532484727c040cf0d6af380f663243o0&amp;w=106&amp;h=211&amp;c=0&amp;pid=1.9&amp;rs=0&amp;p=0&amp;r=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22059" cy="1238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2C7863" w:rsidP="005C74BA"/>
        </w:tc>
      </w:tr>
      <w:tr w:rsidR="007073D5" w:rsidTr="00E2583B">
        <w:tc>
          <w:tcPr>
            <w:tcW w:w="3158" w:type="dxa"/>
          </w:tcPr>
          <w:p w:rsidR="002C7863" w:rsidRDefault="002C7863" w:rsidP="002C7863">
            <w:pPr>
              <w:jc w:val="center"/>
            </w:pPr>
            <w:r>
              <w:t>Bronze_Axe.png</w:t>
            </w:r>
          </w:p>
        </w:tc>
        <w:tc>
          <w:tcPr>
            <w:tcW w:w="1771" w:type="dxa"/>
          </w:tcPr>
          <w:p w:rsidR="002C7863" w:rsidRDefault="002C7863" w:rsidP="002C7863">
            <w:r w:rsidRPr="00A971E3">
              <w:t xml:space="preserve">2D icon, </w:t>
            </w:r>
            <w:r w:rsidR="005C74BA">
              <w:t>62</w:t>
            </w:r>
            <w:r w:rsidRPr="00A971E3">
              <w:t>x</w:t>
            </w:r>
            <w:r w:rsidR="005C74BA"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2C7863" w:rsidRPr="00F42E87" w:rsidRDefault="007073D5" w:rsidP="002C7863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2257" w:type="dxa"/>
          </w:tcPr>
          <w:p w:rsidR="005C74BA" w:rsidRDefault="005C74BA" w:rsidP="002C7863">
            <w:ins w:id="25" w:author="Danielle Joka" w:date="2016-03-26T22:09:00Z">
              <w:r>
                <w:rPr>
                  <w:noProof/>
                </w:rPr>
                <w:drawing>
                  <wp:inline distT="0" distB="0" distL="0" distR="0" wp14:anchorId="3B258F56" wp14:editId="2AF8B22E">
                    <wp:extent cx="653406" cy="1352550"/>
                    <wp:effectExtent l="0" t="0" r="0" b="0"/>
                    <wp:docPr id="37" name="Picture 37" descr="Bronze hatchet detail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3" descr="Bronze hatchet detail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3406" cy="135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2C7863" w:rsidRPr="005C74BA" w:rsidRDefault="002C7863" w:rsidP="005C74BA">
            <w:pPr>
              <w:ind w:firstLine="720"/>
            </w:pPr>
          </w:p>
        </w:tc>
      </w:tr>
      <w:tr w:rsidR="007073D5" w:rsidTr="00E2583B">
        <w:tc>
          <w:tcPr>
            <w:tcW w:w="3158" w:type="dxa"/>
          </w:tcPr>
          <w:p w:rsidR="005C74BA" w:rsidRDefault="005C74BA" w:rsidP="005C74BA">
            <w:pPr>
              <w:jc w:val="center"/>
            </w:pPr>
            <w:r>
              <w:t>Iron_Sword.png</w:t>
            </w:r>
          </w:p>
        </w:tc>
        <w:tc>
          <w:tcPr>
            <w:tcW w:w="1771" w:type="dxa"/>
          </w:tcPr>
          <w:p w:rsidR="005C74BA" w:rsidRDefault="005C74BA" w:rsidP="005C74BA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2164" w:type="dxa"/>
          </w:tcPr>
          <w:p w:rsidR="005C74BA" w:rsidRPr="00F42E87" w:rsidRDefault="007073D5" w:rsidP="005C74BA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2257" w:type="dxa"/>
          </w:tcPr>
          <w:p w:rsidR="005C74BA" w:rsidRPr="00F42E87" w:rsidRDefault="005C74BA" w:rsidP="005C74BA">
            <w:pPr>
              <w:jc w:val="center"/>
            </w:pPr>
            <w:r>
              <w:t>Same as bronze sword, but dark grey</w:t>
            </w:r>
          </w:p>
        </w:tc>
      </w:tr>
      <w:tr w:rsidR="007073D5" w:rsidTr="005C74BA">
        <w:tc>
          <w:tcPr>
            <w:tcW w:w="3110" w:type="dxa"/>
          </w:tcPr>
          <w:p w:rsidR="005C74BA" w:rsidRDefault="005C74BA" w:rsidP="005C74BA">
            <w:pPr>
              <w:jc w:val="center"/>
            </w:pPr>
            <w:r>
              <w:t>Iron_Dagger.png</w:t>
            </w:r>
          </w:p>
        </w:tc>
        <w:tc>
          <w:tcPr>
            <w:tcW w:w="968" w:type="dxa"/>
          </w:tcPr>
          <w:p w:rsidR="005C74BA" w:rsidRDefault="005C74BA" w:rsidP="005C74BA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5C74BA" w:rsidRPr="00F42E87" w:rsidRDefault="007073D5" w:rsidP="005C74BA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3461" w:type="dxa"/>
          </w:tcPr>
          <w:p w:rsidR="005C74BA" w:rsidRPr="00F42E87" w:rsidRDefault="005C74BA" w:rsidP="005C74BA">
            <w:r>
              <w:t>Same as bronze dagger, but dark grey</w:t>
            </w:r>
          </w:p>
        </w:tc>
      </w:tr>
      <w:tr w:rsidR="007073D5" w:rsidTr="005C74BA">
        <w:tc>
          <w:tcPr>
            <w:tcW w:w="3110" w:type="dxa"/>
          </w:tcPr>
          <w:p w:rsidR="005C74BA" w:rsidRDefault="005C74BA" w:rsidP="005C74BA">
            <w:pPr>
              <w:jc w:val="center"/>
            </w:pPr>
            <w:r>
              <w:t>Iron_Axe.png</w:t>
            </w:r>
          </w:p>
        </w:tc>
        <w:tc>
          <w:tcPr>
            <w:tcW w:w="968" w:type="dxa"/>
          </w:tcPr>
          <w:p w:rsidR="005C74BA" w:rsidRDefault="005C74BA" w:rsidP="005C74BA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5C74BA" w:rsidRPr="00F42E87" w:rsidRDefault="007073D5" w:rsidP="005C74BA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3461" w:type="dxa"/>
          </w:tcPr>
          <w:p w:rsidR="005C74BA" w:rsidRPr="00F42E87" w:rsidRDefault="005C74BA" w:rsidP="005C74BA">
            <w:r>
              <w:t>Same as bronze axe, but dark grey</w:t>
            </w:r>
          </w:p>
        </w:tc>
      </w:tr>
      <w:tr w:rsidR="007073D5" w:rsidTr="005C74BA">
        <w:tc>
          <w:tcPr>
            <w:tcW w:w="3110" w:type="dxa"/>
          </w:tcPr>
          <w:p w:rsidR="005C74BA" w:rsidRDefault="005C74BA" w:rsidP="005C74BA">
            <w:pPr>
              <w:jc w:val="center"/>
            </w:pPr>
            <w:r>
              <w:t>Obsidian_Sword.png</w:t>
            </w:r>
          </w:p>
        </w:tc>
        <w:tc>
          <w:tcPr>
            <w:tcW w:w="968" w:type="dxa"/>
          </w:tcPr>
          <w:p w:rsidR="005C74BA" w:rsidRDefault="005C74BA" w:rsidP="005C74BA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5C74BA" w:rsidRPr="00F42E87" w:rsidRDefault="007073D5" w:rsidP="005C74BA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3461" w:type="dxa"/>
          </w:tcPr>
          <w:p w:rsidR="005C74BA" w:rsidRPr="00F42E87" w:rsidRDefault="005C74BA" w:rsidP="005C74BA">
            <w:pPr>
              <w:jc w:val="center"/>
            </w:pPr>
            <w:r>
              <w:t>Same as bronze sword, but light grey</w:t>
            </w:r>
          </w:p>
        </w:tc>
      </w:tr>
      <w:tr w:rsidR="007073D5" w:rsidTr="005C74BA">
        <w:tc>
          <w:tcPr>
            <w:tcW w:w="3110" w:type="dxa"/>
          </w:tcPr>
          <w:p w:rsidR="005C74BA" w:rsidRDefault="005C74BA" w:rsidP="005C74BA">
            <w:pPr>
              <w:jc w:val="center"/>
            </w:pPr>
            <w:r>
              <w:t>Obsidian_Dagger.png</w:t>
            </w:r>
          </w:p>
        </w:tc>
        <w:tc>
          <w:tcPr>
            <w:tcW w:w="968" w:type="dxa"/>
          </w:tcPr>
          <w:p w:rsidR="005C74BA" w:rsidRDefault="005C74BA" w:rsidP="005C74BA">
            <w:r w:rsidRPr="00A971E3">
              <w:t xml:space="preserve">2D icon, </w:t>
            </w:r>
            <w:r>
              <w:lastRenderedPageBreak/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5C74BA" w:rsidRPr="00F42E87" w:rsidRDefault="007073D5" w:rsidP="005C74BA">
            <w:pPr>
              <w:jc w:val="center"/>
            </w:pPr>
            <w:r w:rsidRPr="007073D5">
              <w:lastRenderedPageBreak/>
              <w:t xml:space="preserve">Used to visualize the item, can be found in the </w:t>
            </w:r>
            <w:r w:rsidRPr="007073D5">
              <w:lastRenderedPageBreak/>
              <w:t>inventory and crafting menu</w:t>
            </w:r>
          </w:p>
        </w:tc>
        <w:tc>
          <w:tcPr>
            <w:tcW w:w="3461" w:type="dxa"/>
          </w:tcPr>
          <w:p w:rsidR="005C74BA" w:rsidRPr="00F42E87" w:rsidRDefault="005C74BA" w:rsidP="005C74BA">
            <w:r>
              <w:lastRenderedPageBreak/>
              <w:t>Same as bronze dagger, but light grey</w:t>
            </w:r>
          </w:p>
        </w:tc>
      </w:tr>
      <w:tr w:rsidR="007073D5" w:rsidTr="005C74BA">
        <w:tc>
          <w:tcPr>
            <w:tcW w:w="3110" w:type="dxa"/>
          </w:tcPr>
          <w:p w:rsidR="005C74BA" w:rsidRDefault="005C74BA" w:rsidP="005C74BA">
            <w:pPr>
              <w:jc w:val="center"/>
            </w:pPr>
            <w:r>
              <w:t>Obsidian_Axe.png</w:t>
            </w:r>
          </w:p>
        </w:tc>
        <w:tc>
          <w:tcPr>
            <w:tcW w:w="968" w:type="dxa"/>
          </w:tcPr>
          <w:p w:rsidR="005C74BA" w:rsidRDefault="005C74BA" w:rsidP="005C74BA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5C74BA" w:rsidRPr="00F42E87" w:rsidRDefault="007073D5" w:rsidP="005C74BA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3461" w:type="dxa"/>
          </w:tcPr>
          <w:p w:rsidR="005C74BA" w:rsidRPr="00F42E87" w:rsidRDefault="005C74BA" w:rsidP="005C74BA">
            <w:r>
              <w:t>Same as bronze axe, but light grey</w:t>
            </w:r>
          </w:p>
        </w:tc>
      </w:tr>
      <w:tr w:rsidR="007073D5" w:rsidTr="005C74BA">
        <w:tc>
          <w:tcPr>
            <w:tcW w:w="3110" w:type="dxa"/>
          </w:tcPr>
          <w:p w:rsidR="005C74BA" w:rsidRDefault="005C74BA" w:rsidP="005C74BA">
            <w:pPr>
              <w:jc w:val="center"/>
            </w:pPr>
            <w:r>
              <w:t>Bronze_Chest.png</w:t>
            </w:r>
          </w:p>
        </w:tc>
        <w:tc>
          <w:tcPr>
            <w:tcW w:w="968" w:type="dxa"/>
          </w:tcPr>
          <w:p w:rsidR="005C74BA" w:rsidRDefault="005C74BA" w:rsidP="005C74BA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5C74BA" w:rsidRPr="00F42E87" w:rsidRDefault="007073D5" w:rsidP="005C74BA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3461" w:type="dxa"/>
          </w:tcPr>
          <w:p w:rsidR="005C74BA" w:rsidRDefault="005C74BA" w:rsidP="005C74BA">
            <w:ins w:id="26" w:author="Danielle Joka" w:date="2016-03-26T22:09:00Z">
              <w:r>
                <w:rPr>
                  <w:noProof/>
                </w:rPr>
                <w:drawing>
                  <wp:inline distT="0" distB="0" distL="0" distR="0" wp14:anchorId="45FD238D" wp14:editId="1B49B044">
                    <wp:extent cx="952500" cy="952500"/>
                    <wp:effectExtent l="0" t="0" r="0" b="0"/>
                    <wp:docPr id="38" name="Picture 38" descr="Bronze platebody detail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Bronze platebody detail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952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5C74BA" w:rsidRPr="005C74BA" w:rsidRDefault="005C74BA" w:rsidP="005C74BA">
            <w:pPr>
              <w:ind w:firstLine="720"/>
            </w:pPr>
          </w:p>
        </w:tc>
      </w:tr>
      <w:tr w:rsidR="007073D5" w:rsidTr="005C74BA">
        <w:tc>
          <w:tcPr>
            <w:tcW w:w="3110" w:type="dxa"/>
          </w:tcPr>
          <w:p w:rsidR="005C74BA" w:rsidRDefault="005C74BA" w:rsidP="005C74BA">
            <w:pPr>
              <w:jc w:val="center"/>
            </w:pPr>
            <w:r>
              <w:t>Bronze_Helmet.png</w:t>
            </w:r>
          </w:p>
        </w:tc>
        <w:tc>
          <w:tcPr>
            <w:tcW w:w="968" w:type="dxa"/>
          </w:tcPr>
          <w:p w:rsidR="005C74BA" w:rsidRDefault="005C74BA" w:rsidP="005C74BA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5C74BA" w:rsidRPr="00F42E87" w:rsidRDefault="007073D5" w:rsidP="005C74BA">
            <w:pPr>
              <w:jc w:val="center"/>
            </w:pPr>
            <w:r w:rsidRPr="007073D5">
              <w:t>Used to visualize the item, can be found in the inventory and crafting menu</w:t>
            </w:r>
          </w:p>
        </w:tc>
        <w:tc>
          <w:tcPr>
            <w:tcW w:w="3461" w:type="dxa"/>
          </w:tcPr>
          <w:p w:rsidR="005C74BA" w:rsidRPr="005C74BA" w:rsidRDefault="005C74BA" w:rsidP="005C74BA">
            <w:pPr>
              <w:ind w:firstLine="720"/>
            </w:pPr>
            <w:ins w:id="27" w:author="Danielle Joka" w:date="2016-03-26T22:09:00Z">
              <w:r>
                <w:rPr>
                  <w:noProof/>
                </w:rPr>
                <w:drawing>
                  <wp:inline distT="0" distB="0" distL="0" distR="0" wp14:anchorId="25C2B120" wp14:editId="3911CCDA">
                    <wp:extent cx="666750" cy="1038225"/>
                    <wp:effectExtent l="0" t="0" r="0" b="9525"/>
                    <wp:docPr id="39" name="Picture 39" descr="Bronze full helm detail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" descr="Bronze full helm detail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66750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5C74BA">
        <w:tc>
          <w:tcPr>
            <w:tcW w:w="3110" w:type="dxa"/>
          </w:tcPr>
          <w:p w:rsidR="007073D5" w:rsidRDefault="007073D5" w:rsidP="007073D5">
            <w:pPr>
              <w:jc w:val="center"/>
            </w:pPr>
            <w:r>
              <w:t>Bronze_LegPlates.png</w:t>
            </w:r>
          </w:p>
        </w:tc>
        <w:tc>
          <w:tcPr>
            <w:tcW w:w="968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811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461" w:type="dxa"/>
          </w:tcPr>
          <w:p w:rsidR="007073D5" w:rsidRPr="00F42E87" w:rsidRDefault="007073D5" w:rsidP="007073D5">
            <w:ins w:id="28" w:author="Danielle Joka" w:date="2016-03-26T22:09:00Z">
              <w:r>
                <w:rPr>
                  <w:noProof/>
                </w:rPr>
                <w:drawing>
                  <wp:inline distT="0" distB="0" distL="0" distR="0" wp14:anchorId="4C2F46F1" wp14:editId="4CC169A9">
                    <wp:extent cx="484909" cy="1219200"/>
                    <wp:effectExtent l="0" t="0" r="0" b="0"/>
                    <wp:docPr id="40" name="Picture 40" descr="Bronze platelegs detail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" descr="Bronze platelegs detail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84909" cy="121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Bronze_Boots.png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Default="007073D5" w:rsidP="007073D5">
            <w:ins w:id="29" w:author="Danielle Joka" w:date="2016-03-26T22:09:00Z">
              <w:r>
                <w:rPr>
                  <w:noProof/>
                </w:rPr>
                <w:drawing>
                  <wp:inline distT="0" distB="0" distL="0" distR="0" wp14:anchorId="32FF57A1" wp14:editId="08D19029">
                    <wp:extent cx="952500" cy="790575"/>
                    <wp:effectExtent l="0" t="0" r="0" b="9525"/>
                    <wp:docPr id="41" name="Picture 41" descr="Bronze boots detail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 descr="Bronze boots detail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79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7073D5" w:rsidRPr="005C74BA" w:rsidRDefault="007073D5" w:rsidP="007073D5">
            <w:pPr>
              <w:tabs>
                <w:tab w:val="left" w:pos="1080"/>
              </w:tabs>
            </w:pPr>
            <w:r>
              <w:tab/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Iron_Chest.png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chest, but dark grey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Iron_Helmet.png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helmet, but dark grey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Iron_LegPlates.png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 xml:space="preserve">Same as bronze </w:t>
            </w:r>
            <w:proofErr w:type="spellStart"/>
            <w:r>
              <w:t>legplates</w:t>
            </w:r>
            <w:proofErr w:type="spellEnd"/>
            <w:r>
              <w:t>, but dark grey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lastRenderedPageBreak/>
              <w:t>Iron_Boots.png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boots, but dark grey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Gold_Chest.png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chest, but gold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Gold_Helmet.png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helmet, but gold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Gold_LegPlates.png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 xml:space="preserve">Same as bronze </w:t>
            </w:r>
            <w:proofErr w:type="spellStart"/>
            <w:r>
              <w:t>legplates</w:t>
            </w:r>
            <w:proofErr w:type="spellEnd"/>
            <w:r>
              <w:t>, but gold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Gold_Boots.png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boots, but gold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Silver_Chest.png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chest, but silver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Silver_Helmet.png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helmet, but silver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Silver_LegPlates.png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 xml:space="preserve">Same as bronze </w:t>
            </w:r>
            <w:proofErr w:type="spellStart"/>
            <w:r>
              <w:t>legplates</w:t>
            </w:r>
            <w:proofErr w:type="spellEnd"/>
            <w:r>
              <w:t>, but silver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Silver_Boots.png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pPr>
              <w:jc w:val="center"/>
            </w:pPr>
            <w:r>
              <w:t>Same as bronze boots, but silver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Obsidian_Chest.png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lastRenderedPageBreak/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lastRenderedPageBreak/>
              <w:t xml:space="preserve">Used to visualize the item, can be </w:t>
            </w:r>
            <w:r w:rsidRPr="002C0E76">
              <w:lastRenderedPageBreak/>
              <w:t>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lastRenderedPageBreak/>
              <w:t>Same as bronze chest, but light grey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Obsidian_Helmet.png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helmet, but light grey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Obsidian_LegPlates.png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 xml:space="preserve">Same as bronze </w:t>
            </w:r>
            <w:proofErr w:type="spellStart"/>
            <w:r>
              <w:t>legplates</w:t>
            </w:r>
            <w:proofErr w:type="spellEnd"/>
            <w:r>
              <w:t>, but light grey</w:t>
            </w:r>
          </w:p>
        </w:tc>
      </w:tr>
      <w:tr w:rsidR="007073D5" w:rsidTr="007073D5">
        <w:tc>
          <w:tcPr>
            <w:tcW w:w="2966" w:type="dxa"/>
          </w:tcPr>
          <w:p w:rsidR="007073D5" w:rsidRDefault="007073D5" w:rsidP="007073D5">
            <w:pPr>
              <w:jc w:val="center"/>
            </w:pPr>
            <w:r>
              <w:t>Obsidian_Boots.png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F42E87" w:rsidRDefault="007073D5" w:rsidP="007073D5">
            <w:r>
              <w:t>Same as bronze boots, but light grey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Boar_Leather</w:t>
            </w:r>
            <w:r w:rsidRPr="00603001">
              <w:rPr>
                <w:color w:val="000000"/>
              </w:rPr>
              <w:t>Chest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Default="007073D5" w:rsidP="007073D5">
            <w:pPr>
              <w:jc w:val="center"/>
            </w:pPr>
            <w:ins w:id="30" w:author="Danielle Joka" w:date="2016-03-26T22:09:00Z">
              <w:r>
                <w:rPr>
                  <w:noProof/>
                </w:rPr>
                <w:drawing>
                  <wp:inline distT="0" distB="0" distL="0" distR="0" wp14:anchorId="6A94321C" wp14:editId="5253455F">
                    <wp:extent cx="952500" cy="876300"/>
                    <wp:effectExtent l="0" t="0" r="0" b="0"/>
                    <wp:docPr id="42" name="Picture 42" descr="Leather body detail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5" descr="Leather body detail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7073D5" w:rsidRPr="005C74BA" w:rsidRDefault="007073D5" w:rsidP="007073D5">
            <w:pPr>
              <w:ind w:firstLine="720"/>
            </w:pP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Boar_Leather</w:t>
            </w:r>
            <w:r w:rsidRPr="00603001">
              <w:rPr>
                <w:color w:val="000000"/>
              </w:rPr>
              <w:t>Leggings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ins w:id="31" w:author="Danielle Joka" w:date="2016-03-26T22:09:00Z">
              <w:r>
                <w:rPr>
                  <w:noProof/>
                </w:rPr>
                <w:drawing>
                  <wp:inline distT="0" distB="0" distL="0" distR="0" wp14:anchorId="5F992840" wp14:editId="11A9F7D2">
                    <wp:extent cx="498320" cy="1257300"/>
                    <wp:effectExtent l="0" t="0" r="0" b="0"/>
                    <wp:docPr id="43" name="Picture 43" descr="Leather chaps detail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 descr="Leather chaps detail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98320" cy="1257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Boar_Leather</w:t>
            </w:r>
            <w:r w:rsidRPr="00603001">
              <w:rPr>
                <w:color w:val="000000"/>
              </w:rPr>
              <w:t>Boots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Default="007073D5" w:rsidP="007073D5">
            <w:pPr>
              <w:jc w:val="center"/>
            </w:pPr>
            <w:ins w:id="32" w:author="Danielle Joka" w:date="2016-03-26T22:09:00Z">
              <w:r>
                <w:rPr>
                  <w:noProof/>
                </w:rPr>
                <w:drawing>
                  <wp:inline distT="0" distB="0" distL="0" distR="0" wp14:anchorId="4094DB3A" wp14:editId="29AB12CB">
                    <wp:extent cx="904875" cy="838200"/>
                    <wp:effectExtent l="0" t="0" r="9525" b="0"/>
                    <wp:docPr id="44" name="Picture 44" descr="Leather boots detail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 descr="Leather boots detail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04875" cy="838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7073D5" w:rsidRPr="005C74BA" w:rsidRDefault="007073D5" w:rsidP="007073D5">
            <w:pPr>
              <w:tabs>
                <w:tab w:val="left" w:pos="1080"/>
              </w:tabs>
            </w:pPr>
            <w:r>
              <w:tab/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Bear_Leather</w:t>
            </w:r>
            <w:r w:rsidRPr="00603001">
              <w:rPr>
                <w:color w:val="000000"/>
              </w:rPr>
              <w:t>Chest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boar leather chest but dark brown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Bear_Leather_</w:t>
            </w:r>
            <w:r w:rsidRPr="00603001">
              <w:rPr>
                <w:color w:val="000000"/>
              </w:rPr>
              <w:t>Leggings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boar leather leggings but dark brown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Bear_Leather</w:t>
            </w:r>
            <w:r w:rsidRPr="00603001">
              <w:rPr>
                <w:color w:val="000000"/>
              </w:rPr>
              <w:t>Boots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boar leather boots but dark brown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Leopard_Leather</w:t>
            </w:r>
            <w:r w:rsidRPr="00603001">
              <w:rPr>
                <w:color w:val="000000"/>
              </w:rPr>
              <w:t>Chest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boar leather chest but leopard print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Leopard_Leather</w:t>
            </w:r>
            <w:r w:rsidRPr="00603001">
              <w:rPr>
                <w:color w:val="000000"/>
              </w:rPr>
              <w:t>Leggings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boar leather leggings but leopard print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Leopard_Leather</w:t>
            </w:r>
            <w:r w:rsidRPr="00603001">
              <w:rPr>
                <w:color w:val="000000"/>
              </w:rPr>
              <w:t>Boots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boar leather boots but leopard print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Torn_Cloth</w:t>
            </w:r>
            <w:r w:rsidRPr="00603001">
              <w:rPr>
                <w:color w:val="000000"/>
              </w:rPr>
              <w:t>Chest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 w:rsidRPr="00334BCB">
              <w:rPr>
                <w:noProof/>
              </w:rPr>
              <w:drawing>
                <wp:inline distT="0" distB="0" distL="0" distR="0" wp14:anchorId="22FCBD9B" wp14:editId="55029E34">
                  <wp:extent cx="480060" cy="640080"/>
                  <wp:effectExtent l="0" t="0" r="0" b="7620"/>
                  <wp:docPr id="1" name="Picture 1" descr="https://www.yourprops.com/movieprops/default/4b4e2987afd67/Van-Helsing-Velkan-Will-Kemp-Tattered-Vest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yourprops.com/movieprops/default/4b4e2987afd67/Van-Helsing-Velkan-Will-Kemp-Tattered-Vest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Torn_Cloth</w:t>
            </w:r>
            <w:r w:rsidRPr="00603001">
              <w:rPr>
                <w:color w:val="000000"/>
              </w:rPr>
              <w:t>Leggings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 w:rsidRPr="00334BCB">
              <w:rPr>
                <w:noProof/>
              </w:rPr>
              <w:drawing>
                <wp:inline distT="0" distB="0" distL="0" distR="0" wp14:anchorId="607C01E3" wp14:editId="106148DE">
                  <wp:extent cx="859536" cy="640080"/>
                  <wp:effectExtent l="0" t="0" r="0" b="7620"/>
                  <wp:docPr id="2" name="Picture 2" descr="http://media-cache-ak0.pinimg.com/736x/ac/3d/85/ac3d858b01d3bdcbf195629c748b304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media-cache-ak0.pinimg.com/736x/ac/3d/85/ac3d858b01d3bdcbf195629c748b304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9536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Torn_Cloth</w:t>
            </w:r>
            <w:r w:rsidRPr="00603001">
              <w:rPr>
                <w:color w:val="000000"/>
              </w:rPr>
              <w:t>Boots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353999" wp14:editId="37EF9154">
                  <wp:extent cx="693345" cy="640080"/>
                  <wp:effectExtent l="0" t="0" r="0" b="7620"/>
                  <wp:docPr id="3" name="Picture 3" descr="http://blog.canvascorpbrands.com/wp-content/uploads/2014/09/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blog.canvascorpbrands.com/wp-content/uploads/2014/09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345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Simple_Cloth</w:t>
            </w:r>
            <w:r w:rsidRPr="00603001">
              <w:rPr>
                <w:color w:val="000000"/>
              </w:rPr>
              <w:t>Chest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A708F9" wp14:editId="2F1020E9">
                  <wp:extent cx="640080" cy="640080"/>
                  <wp:effectExtent l="0" t="0" r="0" b="7620"/>
                  <wp:docPr id="4" name="Picture 4" descr="http://chrysaliswiki.wdfiles.com/local--files/equipment:cotton-doublet-vest/armor_cottondoubletvest_ff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chrysaliswiki.wdfiles.com/local--files/equipment:cotton-doublet-vest/armor_cottondoubletvest_ff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Simple_Cloth</w:t>
            </w:r>
            <w:r w:rsidRPr="00603001">
              <w:rPr>
                <w:color w:val="000000"/>
              </w:rPr>
              <w:t>Leggings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CB4637" wp14:editId="49516EF7">
                  <wp:extent cx="611916" cy="640080"/>
                  <wp:effectExtent l="0" t="0" r="0" b="7620"/>
                  <wp:docPr id="5" name="Picture 5" descr="https://s-media-cache-ak0.pinimg.com/736x/1e/4d/59/1e4d596866672e2178b104f1530d26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-media-cache-ak0.pinimg.com/736x/1e/4d/59/1e4d596866672e2178b104f1530d26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916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Simple_Cloth</w:t>
            </w:r>
            <w:r w:rsidRPr="00603001">
              <w:rPr>
                <w:color w:val="000000"/>
              </w:rPr>
              <w:t>Boots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1AE268" wp14:editId="266C801B">
                  <wp:extent cx="512657" cy="640080"/>
                  <wp:effectExtent l="0" t="0" r="1905" b="7620"/>
                  <wp:docPr id="6" name="Picture 6" descr="http://images.countryoutfitter.com/images/photos/163314/163314_20272-17-brown-expresso-viper-cloth-snake-boot-l23913_displ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images.countryoutfitter.com/images/photos/163314/163314_20272-17-brown-expresso-viper-cloth-snake-boot-l23913_displ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657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Fine_Cloth</w:t>
            </w:r>
            <w:r w:rsidRPr="00603001">
              <w:rPr>
                <w:color w:val="000000"/>
              </w:rPr>
              <w:t>Chest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7B5ADC" wp14:editId="3659759A">
                  <wp:extent cx="853440" cy="640080"/>
                  <wp:effectExtent l="0" t="0" r="3810" b="7620"/>
                  <wp:docPr id="8" name="Picture 8" descr="http://img.auctiva.com/imgdata/1/2/0/7/0/9/webimg/459619935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img.auctiva.com/imgdata/1/2/0/7/0/9/webimg/459619935_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Fine_Cloth</w:t>
            </w:r>
            <w:r w:rsidRPr="00603001">
              <w:rPr>
                <w:color w:val="000000"/>
              </w:rPr>
              <w:t>Leggings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0159F5" wp14:editId="4BE4CAA5">
                  <wp:extent cx="640080" cy="640080"/>
                  <wp:effectExtent l="0" t="0" r="7620" b="7620"/>
                  <wp:docPr id="9" name="Picture 9" descr="http://tse2.mm.bing.net/th?id=OIP.M6539198206355fd4deae23891bba765fo0&amp;pid=15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se2.mm.bing.net/th?id=OIP.M6539198206355fd4deae23891bba765fo0&amp;pid=15.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Fine_Cloth</w:t>
            </w:r>
            <w:r w:rsidRPr="00603001">
              <w:rPr>
                <w:color w:val="000000"/>
              </w:rPr>
              <w:t>Boots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3EF017" wp14:editId="408D5528">
                  <wp:extent cx="640080" cy="640080"/>
                  <wp:effectExtent l="0" t="0" r="7620" b="7620"/>
                  <wp:docPr id="10" name="Picture 10" descr="http://www.motorhelmets.com/media/products/alpinestars/2013-04/apparel-alpinestars-street-boots-men-leather-mesh-net-air-bla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motorhelmets.com/media/products/alpinestars/2013-04/apparel-alpinestars-street-boots-men-leather-mesh-net-air-blac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Excellent_Cloth</w:t>
            </w:r>
            <w:r w:rsidRPr="00603001">
              <w:rPr>
                <w:color w:val="000000"/>
              </w:rPr>
              <w:t>Chest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08BF38" wp14:editId="2F9C7919">
                  <wp:extent cx="555250" cy="640080"/>
                  <wp:effectExtent l="0" t="0" r="0" b="7620"/>
                  <wp:docPr id="7" name="Picture 7" descr="http://www.binhdinh-salongcuong.org/images/Silk%20Armour%20VN_R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binhdinh-salongcuong.org/images/Silk%20Armour%20VN_R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25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Excellent_Cloth</w:t>
            </w:r>
            <w:r w:rsidRPr="00603001">
              <w:rPr>
                <w:color w:val="000000"/>
              </w:rPr>
              <w:t>Leggings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DE7EF0" wp14:editId="12B88246">
                  <wp:extent cx="645754" cy="640080"/>
                  <wp:effectExtent l="0" t="0" r="2540" b="7620"/>
                  <wp:docPr id="11" name="Picture 11" descr="http://static.webshopapp.com/shops/032318/files/016088543/visby-leg-armo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static.webshopapp.com/shops/032318/files/016088543/visby-leg-armou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754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Pearl_</w:t>
            </w:r>
            <w:r w:rsidRPr="00603001">
              <w:rPr>
                <w:color w:val="000000"/>
              </w:rPr>
              <w:t>Earrings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6A7D0A" wp14:editId="4F4BB8A8">
                  <wp:extent cx="1047750" cy="1047750"/>
                  <wp:effectExtent l="0" t="0" r="0" b="0"/>
                  <wp:docPr id="45" name="Picture 45" descr="http://www.lovelypearl.com/UploadPic/Earrings/big/p46_Freshwater_White_Pearl_Earrings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lovelypearl.com/UploadPic/Earrings/big/p46_Freshwater_White_Pearl_Earrings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Pearl_</w:t>
            </w:r>
            <w:r w:rsidRPr="00603001">
              <w:rPr>
                <w:color w:val="000000"/>
              </w:rPr>
              <w:t>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F7DE93" wp14:editId="0E226334">
                  <wp:extent cx="1019175" cy="877941"/>
                  <wp:effectExtent l="0" t="0" r="0" b="0"/>
                  <wp:docPr id="47" name="Picture 47" descr="http://ep.yimg.com/ca/I/americanpearl_2270_206490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ep.yimg.com/ca/I/americanpearl_2270_2064900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374" cy="886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73D5" w:rsidRPr="005C74BA" w:rsidRDefault="007073D5" w:rsidP="007073D5">
            <w:pPr>
              <w:jc w:val="center"/>
            </w:pP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Pearl_</w:t>
            </w:r>
            <w:r w:rsidRPr="00603001">
              <w:rPr>
                <w:color w:val="000000"/>
              </w:rPr>
              <w:t>Necklace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448566" wp14:editId="57BE8D25">
                  <wp:extent cx="1085850" cy="1085850"/>
                  <wp:effectExtent l="0" t="0" r="0" b="0"/>
                  <wp:docPr id="46" name="Picture 46" descr="http://ak1.ostkcdn.com/images/products/10130895/P172681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ak1.ostkcdn.com/images/products/10130895/P172681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Garnet_</w:t>
            </w:r>
            <w:r w:rsidRPr="00603001">
              <w:rPr>
                <w:color w:val="000000"/>
              </w:rPr>
              <w:t>Earring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earring but with garnet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Garnet_</w:t>
            </w:r>
            <w:r w:rsidRPr="00603001">
              <w:rPr>
                <w:color w:val="000000"/>
              </w:rPr>
              <w:t>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ring but with garnet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Garnet_</w:t>
            </w:r>
            <w:r w:rsidRPr="00603001">
              <w:rPr>
                <w:color w:val="000000"/>
              </w:rPr>
              <w:t>Necklace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necklace but with garnet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Sapphire_</w:t>
            </w:r>
            <w:r w:rsidRPr="00603001">
              <w:rPr>
                <w:color w:val="000000"/>
              </w:rPr>
              <w:t>Earring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earring but with sapphire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Sapphire_</w:t>
            </w:r>
            <w:r w:rsidRPr="00603001">
              <w:rPr>
                <w:color w:val="000000"/>
              </w:rPr>
              <w:t>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ring but with sapphire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Sapphire_</w:t>
            </w:r>
            <w:r w:rsidRPr="00603001">
              <w:rPr>
                <w:color w:val="000000"/>
              </w:rPr>
              <w:t>Necklace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necklace but with sapphire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Ruby_</w:t>
            </w:r>
            <w:r w:rsidRPr="00603001">
              <w:rPr>
                <w:color w:val="000000"/>
              </w:rPr>
              <w:t>Earring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earring but with ruby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Ruby_</w:t>
            </w:r>
            <w:r w:rsidRPr="00603001">
              <w:rPr>
                <w:color w:val="000000"/>
              </w:rPr>
              <w:t>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ring but with ruby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Ruby_</w:t>
            </w:r>
            <w:r w:rsidRPr="00603001">
              <w:rPr>
                <w:color w:val="000000"/>
              </w:rPr>
              <w:t>Necklace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necklace but with ruby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Emerald_</w:t>
            </w:r>
            <w:r w:rsidRPr="00603001">
              <w:rPr>
                <w:color w:val="000000"/>
              </w:rPr>
              <w:t>Earring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earring but with emerald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Emerald_</w:t>
            </w:r>
            <w:r w:rsidRPr="00603001">
              <w:rPr>
                <w:color w:val="000000"/>
              </w:rPr>
              <w:t>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ring but with emerald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Emeral_</w:t>
            </w:r>
            <w:r w:rsidRPr="00603001">
              <w:rPr>
                <w:color w:val="000000"/>
              </w:rPr>
              <w:t>Necklace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necklace but with emerald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Diamond_</w:t>
            </w:r>
            <w:r w:rsidRPr="00603001">
              <w:rPr>
                <w:color w:val="000000"/>
              </w:rPr>
              <w:t>Earring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earring but with emerald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Diamond_</w:t>
            </w:r>
            <w:r w:rsidRPr="00603001">
              <w:rPr>
                <w:color w:val="000000"/>
              </w:rPr>
              <w:t>Ring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ring but with emerald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Diamond_</w:t>
            </w:r>
            <w:r w:rsidRPr="00603001">
              <w:rPr>
                <w:color w:val="000000"/>
              </w:rPr>
              <w:t>Necklace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pearl necklace but with emerald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 w:rsidRPr="00603001">
              <w:rPr>
                <w:color w:val="000000"/>
              </w:rPr>
              <w:t>Bread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99E48" wp14:editId="717A01D3">
                  <wp:extent cx="990600" cy="921415"/>
                  <wp:effectExtent l="0" t="0" r="0" b="0"/>
                  <wp:docPr id="48" name="Picture 48" descr="http://4.bp.blogspot.com/__3wvtv3rTT0/S6OkoiGInsI/AAAAAAAAAx8/ZfZtvAdcp_Q/s400/PineappleBu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4.bp.blogspot.com/__3wvtv3rTT0/S6OkoiGInsI/AAAAAAAAAx8/ZfZtvAdcp_Q/s400/PineappleBun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759" cy="929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 w:rsidRPr="00603001">
              <w:rPr>
                <w:color w:val="000000"/>
              </w:rPr>
              <w:t>Pasta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A4FB67" wp14:editId="044D9316">
                  <wp:extent cx="1609859" cy="762000"/>
                  <wp:effectExtent l="0" t="0" r="9525" b="0"/>
                  <wp:docPr id="49" name="Picture 49" descr="https://www.eataly.com/wp/wp-content/uploads/2015/06/PizzaPasta_RestaurantRotator03_840x39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eataly.com/wp/wp-content/uploads/2015/06/PizzaPasta_RestaurantRotator03_840x39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19713" cy="766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Cooked_Boar</w:t>
            </w:r>
            <w:r w:rsidRPr="00603001">
              <w:rPr>
                <w:color w:val="000000"/>
              </w:rPr>
              <w:t>Meat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105F6D" wp14:editId="2229A76D">
                  <wp:extent cx="628650" cy="1391506"/>
                  <wp:effectExtent l="0" t="318" r="0" b="0"/>
                  <wp:docPr id="50" name="Picture 50" descr="https://s-media-cache-ak0.pinimg.com/236x/34/dd/01/34dd012715b3ee68796b9543f56096d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-media-cache-ak0.pinimg.com/236x/34/dd/01/34dd012715b3ee68796b9543f56096d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33451" cy="1402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Cooked_Bear</w:t>
            </w:r>
            <w:r w:rsidRPr="00603001">
              <w:rPr>
                <w:color w:val="000000"/>
              </w:rPr>
              <w:t>Meat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08B75F" wp14:editId="706F88E2">
                  <wp:extent cx="1085850" cy="1085850"/>
                  <wp:effectExtent l="0" t="0" r="0" b="0"/>
                  <wp:docPr id="51" name="Picture 51" descr="http://vignette3.wikia.nocookie.net/play-rust/images/1/17/Bear_Meat_Cooked_icon.png/revision/latest?cb=20160109015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vignette3.wikia.nocookie.net/play-rust/images/1/17/Bear_Meat_Cooked_icon.png/revision/latest?cb=20160109015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Cooked_Leopard</w:t>
            </w:r>
            <w:r w:rsidRPr="00603001">
              <w:rPr>
                <w:color w:val="000000"/>
              </w:rPr>
              <w:t>Meat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329FC" wp14:editId="02CE60F9">
                  <wp:extent cx="1495425" cy="1214131"/>
                  <wp:effectExtent l="0" t="0" r="0" b="5080"/>
                  <wp:docPr id="52" name="Picture 52" descr="http://static.ddmcdn.com/gif/blogs/6a00d8341bf67c53ef015392ebc8e6970b-800w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static.ddmcdn.com/gif/blogs/6a00d8341bf67c53ef015392ebc8e6970b-800w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17077" cy="123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Cooked_</w:t>
            </w:r>
            <w:r w:rsidRPr="00603001">
              <w:rPr>
                <w:color w:val="000000"/>
              </w:rPr>
              <w:t>Egg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6ADB52" wp14:editId="186C9F5F">
                  <wp:extent cx="1619250" cy="923925"/>
                  <wp:effectExtent l="0" t="0" r="0" b="9525"/>
                  <wp:docPr id="53" name="Picture 53" descr="http://images.clipartpanda.com/yoke-clipart-gg564262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images.clipartpanda.com/yoke-clipart-gg564262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Scrambled</w:t>
            </w:r>
            <w:r w:rsidRPr="00603001">
              <w:rPr>
                <w:color w:val="000000"/>
              </w:rPr>
              <w:t>Egg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2AAF65" wp14:editId="72976BC9">
                  <wp:extent cx="1485900" cy="742950"/>
                  <wp:effectExtent l="0" t="0" r="0" b="0"/>
                  <wp:docPr id="54" name="Picture 54" descr="https://otterlover58.files.wordpress.com/2015/01/egg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otterlover58.files.wordpress.com/2015/01/egg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859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Unknown</w:t>
            </w:r>
            <w:r w:rsidRPr="00603001">
              <w:rPr>
                <w:color w:val="000000"/>
              </w:rPr>
              <w:t>Soup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0F03C4" wp14:editId="791058E1">
                  <wp:extent cx="1333883" cy="1104900"/>
                  <wp:effectExtent l="0" t="0" r="0" b="0"/>
                  <wp:docPr id="55" name="Picture 55" descr="http://clowardh2o.com/wp-content/uploads/2013/06/Sou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clowardh2o.com/wp-content/uploads/2013/06/S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40176" cy="1110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Buttered</w:t>
            </w:r>
            <w:r w:rsidRPr="00603001">
              <w:rPr>
                <w:color w:val="000000"/>
              </w:rPr>
              <w:t>Bread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2EB869" wp14:editId="3265539C">
                  <wp:extent cx="1809750" cy="1285875"/>
                  <wp:effectExtent l="0" t="0" r="0" b="9525"/>
                  <wp:docPr id="56" name="Picture 56" descr="http://i.istockimg.com/file_thumbview_approve/2659286/3/stock-illustration-2659286-toast-with-but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i.istockimg.com/file_thumbview_approve/2659286/3/stock-illustration-2659286-toast-with-but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Healing</w:t>
            </w:r>
            <w:r w:rsidRPr="00603001">
              <w:rPr>
                <w:color w:val="000000"/>
              </w:rPr>
              <w:t>Potion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 xml:space="preserve">Used to visualize the item, can be found in the </w:t>
            </w:r>
            <w:r w:rsidRPr="002C0E76">
              <w:lastRenderedPageBreak/>
              <w:t>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4455BBE" wp14:editId="23DD713A">
                  <wp:extent cx="415005" cy="600075"/>
                  <wp:effectExtent l="0" t="0" r="4445" b="0"/>
                  <wp:docPr id="59" name="Picture 59" descr="http://www.zeldadungeon.net/Zelda09/Bottles/RedPotion_Lar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www.zeldadungeon.net/Zelda09/Bottles/RedPotion_Lar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100" cy="61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Stamina</w:t>
            </w:r>
            <w:r w:rsidRPr="00603001">
              <w:rPr>
                <w:color w:val="000000"/>
              </w:rPr>
              <w:t>Potion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4D7273" wp14:editId="132C57FB">
                  <wp:extent cx="1143000" cy="1143000"/>
                  <wp:effectExtent l="0" t="0" r="0" b="0"/>
                  <wp:docPr id="57" name="Picture 57" descr="http://www.arekuse.net/SS_guide_rus_v1/www.zeldadungeon.net/Zelda14/Walkthrough/08/Stamina-Potion-Bo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www.arekuse.net/SS_guide_rus_v1/www.zeldadungeon.net/Zelda14/Walkthrough/08/Stamina-Potion-Bo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Aura</w:t>
            </w:r>
            <w:r w:rsidRPr="00603001">
              <w:rPr>
                <w:color w:val="000000"/>
              </w:rPr>
              <w:t>Potion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38067D" wp14:editId="2B5DA145">
                  <wp:extent cx="1152525" cy="1152525"/>
                  <wp:effectExtent l="0" t="0" r="9525" b="9525"/>
                  <wp:docPr id="58" name="Picture 58" descr="https://cdn-img-1.wanelo.com/p/963/a08/ee6/50224b49f0e41e99e711727/x354-q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cdn-img-1.wanelo.com/p/963/a08/ee6/50224b49f0e41e99e711727/x354-q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Stealth</w:t>
            </w:r>
            <w:r w:rsidRPr="00603001">
              <w:rPr>
                <w:color w:val="000000"/>
              </w:rPr>
              <w:t>Potion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00AA92" wp14:editId="2E9C84B6">
                  <wp:extent cx="762000" cy="762000"/>
                  <wp:effectExtent l="0" t="0" r="0" b="0"/>
                  <wp:docPr id="60" name="Picture 60" descr="http://4.bp.blogspot.com/-LuRpOuqw4bk/UQlDqn_osSI/AAAAAAAABdY/fVzYbma79EA/s200/stealth+potio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4.bp.blogspot.com/-LuRpOuqw4bk/UQlDqn_osSI/AAAAAAAABdY/fVzYbma79EA/s200/stealth+potio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Strength</w:t>
            </w:r>
            <w:r w:rsidRPr="00603001">
              <w:rPr>
                <w:color w:val="000000"/>
              </w:rPr>
              <w:t>Potion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9BF7DC" wp14:editId="0B80802D">
                  <wp:extent cx="381000" cy="381000"/>
                  <wp:effectExtent l="0" t="0" r="0" b="0"/>
                  <wp:docPr id="61" name="Picture 61" descr="http://www.global-rs.com/img/strength_potion(3)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://www.global-rs.com/img/strength_potion(3)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73D5" w:rsidRPr="007C73B0" w:rsidRDefault="007073D5" w:rsidP="007073D5">
            <w:pPr>
              <w:jc w:val="center"/>
            </w:pP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Defense</w:t>
            </w:r>
            <w:r w:rsidRPr="00603001">
              <w:rPr>
                <w:color w:val="000000"/>
              </w:rPr>
              <w:t>Potion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C1FC3D" wp14:editId="3BF68B59">
                  <wp:extent cx="352425" cy="589175"/>
                  <wp:effectExtent l="0" t="0" r="0" b="1905"/>
                  <wp:docPr id="62" name="Picture 62" descr="http://vignette2.wikia.nocookie.net/runescape2/images/0/00/Magic_potion_detail.png/revision/latest?cb=20130424160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vignette2.wikia.nocookie.net/runescape2/images/0/00/Magic_potion_detail.png/revision/latest?cb=20130424160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65976" cy="61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Ash_</w:t>
            </w:r>
            <w:r w:rsidRPr="00603001">
              <w:rPr>
                <w:color w:val="000000"/>
              </w:rPr>
              <w:t>Table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4CB157" wp14:editId="253C58E8">
                  <wp:extent cx="1309643" cy="981075"/>
                  <wp:effectExtent l="0" t="0" r="5080" b="0"/>
                  <wp:docPr id="63" name="Picture 63" descr="http://www.rockelements.com/media/photos/262-l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www.rockelements.com/media/photos/262-l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15569" cy="985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Ash_</w:t>
            </w:r>
            <w:r w:rsidRPr="00603001">
              <w:rPr>
                <w:color w:val="000000"/>
              </w:rPr>
              <w:t>Chair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2B9154" wp14:editId="7D72FD35">
                  <wp:extent cx="1700696" cy="1047750"/>
                  <wp:effectExtent l="0" t="0" r="0" b="0"/>
                  <wp:docPr id="64" name="Picture 64" descr="http://www.tcsfurniturerange.com/uploads/items/82_Lg_4cbd3e691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www.tcsfurniturerange.com/uploads/items/82_Lg_4cbd3e691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12324" cy="1054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Ash_</w:t>
            </w:r>
            <w:r w:rsidRPr="00603001">
              <w:rPr>
                <w:color w:val="000000"/>
              </w:rPr>
              <w:t>Bed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68D536" wp14:editId="33C8554E">
                  <wp:extent cx="1706880" cy="762000"/>
                  <wp:effectExtent l="0" t="0" r="7620" b="0"/>
                  <wp:docPr id="65" name="Picture 65" descr="http://archive.cooperhewitt.org/why-design-now/exhibitions.cooperhewitt.org/Why-Design-Now/images/1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archive.cooperhewitt.org/why-design-now/exhibitions.cooperhewitt.org/Why-Design-Now/images/1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638" cy="76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Cherry_</w:t>
            </w:r>
            <w:r w:rsidRPr="00603001">
              <w:rPr>
                <w:color w:val="000000"/>
              </w:rPr>
              <w:t>Table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table but made of ash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Cherry_</w:t>
            </w:r>
            <w:r w:rsidRPr="00603001">
              <w:rPr>
                <w:color w:val="000000"/>
              </w:rPr>
              <w:t>Chair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chair but made of cherry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Cherry_</w:t>
            </w:r>
            <w:r w:rsidRPr="00603001">
              <w:rPr>
                <w:color w:val="000000"/>
              </w:rPr>
              <w:t>Bed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bed but made of cherry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Maple_</w:t>
            </w:r>
            <w:r w:rsidRPr="00603001">
              <w:rPr>
                <w:color w:val="000000"/>
              </w:rPr>
              <w:t>Table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table but made of Maple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Maple_</w:t>
            </w:r>
            <w:r w:rsidRPr="00603001">
              <w:rPr>
                <w:color w:val="000000"/>
              </w:rPr>
              <w:t>Chair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chair but made of maple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Maple_</w:t>
            </w:r>
            <w:r w:rsidRPr="00603001">
              <w:rPr>
                <w:color w:val="000000"/>
              </w:rPr>
              <w:t>Bed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bed but made of maple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Walnut_</w:t>
            </w:r>
            <w:r w:rsidRPr="00603001">
              <w:rPr>
                <w:color w:val="000000"/>
              </w:rPr>
              <w:t>Table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table but made of walnut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Walnut_</w:t>
            </w:r>
            <w:r w:rsidRPr="00603001">
              <w:rPr>
                <w:color w:val="000000"/>
              </w:rPr>
              <w:t>Chair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chair but made of walnut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Walnut_</w:t>
            </w:r>
            <w:r w:rsidRPr="00603001">
              <w:rPr>
                <w:color w:val="000000"/>
              </w:rPr>
              <w:t>Bed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bed but made of walnut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Oak_</w:t>
            </w:r>
            <w:r w:rsidRPr="00603001">
              <w:rPr>
                <w:color w:val="000000"/>
              </w:rPr>
              <w:t>Table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lastRenderedPageBreak/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lastRenderedPageBreak/>
              <w:t xml:space="preserve">Used to visualize the item, can be </w:t>
            </w:r>
            <w:r w:rsidRPr="002C0E76">
              <w:lastRenderedPageBreak/>
              <w:t>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lastRenderedPageBreak/>
              <w:t>Same as ash table but made of oak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Oak_</w:t>
            </w:r>
            <w:r w:rsidRPr="00603001">
              <w:rPr>
                <w:color w:val="000000"/>
              </w:rPr>
              <w:t>Chair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 xml:space="preserve">Same as ash chair but made of oak wood 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Oak_</w:t>
            </w:r>
            <w:r w:rsidRPr="00603001">
              <w:rPr>
                <w:color w:val="000000"/>
              </w:rPr>
              <w:t>Bed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bed but made of oak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Mahogany_</w:t>
            </w:r>
            <w:r w:rsidRPr="00603001">
              <w:rPr>
                <w:color w:val="000000"/>
              </w:rPr>
              <w:t>Table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table but made of mahogany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Mahogany_</w:t>
            </w:r>
            <w:r w:rsidRPr="00603001">
              <w:rPr>
                <w:color w:val="000000"/>
              </w:rPr>
              <w:t>Chair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chair but made of mahogany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Mahogany_</w:t>
            </w:r>
            <w:r w:rsidRPr="00603001">
              <w:rPr>
                <w:color w:val="000000"/>
              </w:rPr>
              <w:t>Bed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t>Same as ash bed but made of mahogany wood</w:t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Torn_</w:t>
            </w:r>
            <w:r w:rsidRPr="00603001">
              <w:rPr>
                <w:color w:val="000000"/>
              </w:rPr>
              <w:t>Rug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7D5F43" wp14:editId="0FBC6396">
                  <wp:extent cx="1371600" cy="1371600"/>
                  <wp:effectExtent l="0" t="0" r="0" b="0"/>
                  <wp:docPr id="66" name="Picture 66" descr="http://st.hzcdn.com/fimgs/2ef1f00805e09b9e_6501-w144-h144-b1-p0--beach-style-outdoor-rug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st.hzcdn.com/fimgs/2ef1f00805e09b9e_6501-w144-h144-b1-p0--beach-style-outdoor-rug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Simple_</w:t>
            </w:r>
            <w:r w:rsidRPr="00603001">
              <w:rPr>
                <w:color w:val="000000"/>
              </w:rPr>
              <w:t>Rug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452797" wp14:editId="7D0CAB3C">
                  <wp:extent cx="1019608" cy="1495425"/>
                  <wp:effectExtent l="0" t="9525" r="0" b="0"/>
                  <wp:docPr id="67" name="Picture 67" descr="http://www.homedecorators.com/images/items/medium/758398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www.homedecorators.com/images/items/medium/758398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H="1">
                            <a:off x="0" y="0"/>
                            <a:ext cx="1031967" cy="1513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Fine_</w:t>
            </w:r>
            <w:r w:rsidRPr="00603001">
              <w:rPr>
                <w:color w:val="000000"/>
              </w:rPr>
              <w:t>Rug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1225C3" wp14:editId="553FAB8A">
                  <wp:extent cx="1000125" cy="1594644"/>
                  <wp:effectExtent l="7620" t="0" r="0" b="0"/>
                  <wp:docPr id="68" name="Picture 68" descr="http://www.oldcarpet.com/images/sarouk_211_129_newt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www.oldcarpet.com/images/sarouk_211_129_newtm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001910" cy="159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Excellent_</w:t>
            </w:r>
            <w:r w:rsidRPr="00603001">
              <w:rPr>
                <w:color w:val="000000"/>
              </w:rPr>
              <w:t>Rug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A4B716" wp14:editId="78107452">
                  <wp:extent cx="1247775" cy="1247775"/>
                  <wp:effectExtent l="0" t="0" r="9525" b="9525"/>
                  <wp:docPr id="69" name="Picture 69" descr="http://www.arearugsshop.com/wp-content/uploads/2015/09/61qSlMt0m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www.arearugsshop.com/wp-content/uploads/2015/09/61qSlMt0m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73D5" w:rsidRPr="00711DC6" w:rsidRDefault="007073D5" w:rsidP="007073D5">
            <w:pPr>
              <w:tabs>
                <w:tab w:val="left" w:pos="1110"/>
              </w:tabs>
            </w:pPr>
            <w:r>
              <w:tab/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Boar_</w:t>
            </w:r>
            <w:r w:rsidRPr="00603001">
              <w:rPr>
                <w:color w:val="000000"/>
              </w:rPr>
              <w:t>Rug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4B69DF" wp14:editId="2A29620F">
                  <wp:extent cx="1353080" cy="902335"/>
                  <wp:effectExtent l="0" t="0" r="0" b="0"/>
                  <wp:docPr id="70" name="Picture 70" descr="http://acmebrooklyn.com/wordpress/wp-content/uploads/TX029-Boar-Skin-Ru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://acmebrooklyn.com/wordpress/wp-content/uploads/TX029-Boar-Skin-Ru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943" cy="908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Bear_</w:t>
            </w:r>
            <w:r w:rsidRPr="00603001">
              <w:rPr>
                <w:color w:val="000000"/>
              </w:rPr>
              <w:t>Rug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A3AF52" wp14:editId="72899668">
                  <wp:extent cx="1454057" cy="876300"/>
                  <wp:effectExtent l="0" t="0" r="0" b="0"/>
                  <wp:docPr id="73" name="Picture 73" descr="http://i126.photobucket.com/albums/p115/michellestaxidermy/Rug2_zpsac98418f-1_zps210da2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i126.photobucket.com/albums/p115/michellestaxidermy/Rug2_zpsac98418f-1_zps210da2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561" cy="88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Leopard_</w:t>
            </w:r>
            <w:r w:rsidRPr="00603001">
              <w:rPr>
                <w:color w:val="000000"/>
              </w:rPr>
              <w:t>Rug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5C07C6" wp14:editId="1CA2F14D">
                  <wp:extent cx="1076325" cy="1076325"/>
                  <wp:effectExtent l="0" t="0" r="9525" b="9525"/>
                  <wp:docPr id="74" name="Picture 74" descr="http://image.sportsmansguide.com/adimgs/l/1/168865_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://image.sportsmansguide.com/adimgs/l/1/168865_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073D5" w:rsidRPr="00603001" w:rsidRDefault="007073D5" w:rsidP="007073D5">
            <w:pPr>
              <w:jc w:val="center"/>
              <w:rPr>
                <w:color w:val="000000"/>
              </w:rPr>
            </w:pPr>
            <w:r w:rsidRPr="00603001">
              <w:rPr>
                <w:color w:val="000000"/>
              </w:rPr>
              <w:t>Glass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073D5" w:rsidRDefault="007073D5" w:rsidP="007073D5">
            <w:r w:rsidRPr="00A971E3">
              <w:t xml:space="preserve">2D icon, </w:t>
            </w:r>
            <w:r>
              <w:t>62</w:t>
            </w:r>
            <w:r w:rsidRPr="00A971E3">
              <w:t>x</w:t>
            </w:r>
            <w:r>
              <w:t>62</w:t>
            </w:r>
            <w:r w:rsidRPr="00A971E3">
              <w:t xml:space="preserve"> pixels</w:t>
            </w:r>
          </w:p>
        </w:tc>
        <w:tc>
          <w:tcPr>
            <w:tcW w:w="1732" w:type="dxa"/>
          </w:tcPr>
          <w:p w:rsidR="007073D5" w:rsidRDefault="007073D5" w:rsidP="007073D5">
            <w:r w:rsidRPr="002C0E76">
              <w:t>Used to visualize the item, can be found in the inventory and crafting menu</w:t>
            </w:r>
          </w:p>
        </w:tc>
        <w:tc>
          <w:tcPr>
            <w:tcW w:w="3721" w:type="dxa"/>
          </w:tcPr>
          <w:p w:rsidR="007073D5" w:rsidRPr="00603001" w:rsidRDefault="007073D5" w:rsidP="007073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0FDD8E" wp14:editId="25B36E79">
                  <wp:extent cx="942068" cy="638175"/>
                  <wp:effectExtent l="0" t="0" r="0" b="0"/>
                  <wp:docPr id="75" name="Picture 75" descr="http://www.prettyvilla.com/wp-content/uploads/glass/plain-glass/plain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www.prettyvilla.com/wp-content/uploads/glass/plain-glass/plain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680" cy="641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C73B0" w:rsidRPr="00603001" w:rsidRDefault="007C73B0" w:rsidP="007C73B0">
            <w:pPr>
              <w:jc w:val="center"/>
              <w:rPr>
                <w:color w:val="000000"/>
              </w:rPr>
            </w:pPr>
            <w:r w:rsidRPr="00603001">
              <w:rPr>
                <w:color w:val="000000"/>
              </w:rPr>
              <w:t>Ship_Tier1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C73B0" w:rsidRPr="00603001" w:rsidRDefault="007C73B0" w:rsidP="007C73B0">
            <w:pPr>
              <w:jc w:val="center"/>
            </w:pPr>
            <w:r>
              <w:t>2D icon, 62x62 pixels</w:t>
            </w:r>
          </w:p>
        </w:tc>
        <w:tc>
          <w:tcPr>
            <w:tcW w:w="1732" w:type="dxa"/>
          </w:tcPr>
          <w:p w:rsidR="007C73B0" w:rsidRPr="00603001" w:rsidRDefault="007073D5" w:rsidP="007C73B0">
            <w:pPr>
              <w:jc w:val="center"/>
            </w:pPr>
            <w:r>
              <w:t xml:space="preserve">To show what type of ship that can be bought at tier 1 as well as possibly the current ship that the player is using. </w:t>
            </w:r>
          </w:p>
        </w:tc>
        <w:tc>
          <w:tcPr>
            <w:tcW w:w="3721" w:type="dxa"/>
          </w:tcPr>
          <w:p w:rsidR="00711DC6" w:rsidRDefault="00711DC6" w:rsidP="007C73B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47900" cy="2019300"/>
                  <wp:effectExtent l="0" t="0" r="0" b="0"/>
                  <wp:docPr id="76" name="Picture 76" descr="https://www.abc.se/~pa/pic/mar/kogg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www.abc.se/~pa/pic/mar/kogg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73B0" w:rsidRPr="00711DC6" w:rsidRDefault="007C73B0" w:rsidP="00711DC6">
            <w:pPr>
              <w:jc w:val="center"/>
            </w:pPr>
          </w:p>
        </w:tc>
      </w:tr>
      <w:tr w:rsidR="007073D5" w:rsidTr="007073D5">
        <w:tc>
          <w:tcPr>
            <w:tcW w:w="2966" w:type="dxa"/>
            <w:vAlign w:val="bottom"/>
          </w:tcPr>
          <w:p w:rsidR="007C73B0" w:rsidRPr="00603001" w:rsidRDefault="007C73B0" w:rsidP="007C73B0">
            <w:pPr>
              <w:jc w:val="center"/>
              <w:rPr>
                <w:color w:val="000000"/>
              </w:rPr>
            </w:pPr>
            <w:r w:rsidRPr="00603001">
              <w:rPr>
                <w:color w:val="000000"/>
              </w:rPr>
              <w:lastRenderedPageBreak/>
              <w:t>Ship_Tier2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C73B0" w:rsidRPr="00603001" w:rsidRDefault="007C73B0" w:rsidP="007C73B0">
            <w:pPr>
              <w:jc w:val="center"/>
            </w:pPr>
            <w:r>
              <w:t>2D icon, 62x62 pixels</w:t>
            </w:r>
          </w:p>
        </w:tc>
        <w:tc>
          <w:tcPr>
            <w:tcW w:w="1732" w:type="dxa"/>
          </w:tcPr>
          <w:p w:rsidR="007C73B0" w:rsidRPr="00603001" w:rsidRDefault="007073D5" w:rsidP="007C73B0">
            <w:pPr>
              <w:jc w:val="center"/>
            </w:pPr>
            <w:r>
              <w:t>To show what type of s</w:t>
            </w:r>
            <w:r>
              <w:t>hip that can be bought at tier 2</w:t>
            </w:r>
            <w:r>
              <w:t xml:space="preserve"> as well as possibly the current ship that the player is using.</w:t>
            </w:r>
          </w:p>
        </w:tc>
        <w:tc>
          <w:tcPr>
            <w:tcW w:w="3721" w:type="dxa"/>
          </w:tcPr>
          <w:p w:rsidR="007C73B0" w:rsidRPr="00603001" w:rsidRDefault="00DE7749" w:rsidP="00DE77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198498" wp14:editId="240093DC">
                  <wp:extent cx="1171575" cy="1171575"/>
                  <wp:effectExtent l="0" t="0" r="9525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render_20.jpg84587b29-0e13-4641-ae7e-a8850a708dd1Original.jp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C73B0" w:rsidRPr="00603001" w:rsidRDefault="007C73B0" w:rsidP="007C73B0">
            <w:pPr>
              <w:jc w:val="center"/>
              <w:rPr>
                <w:color w:val="000000"/>
              </w:rPr>
            </w:pPr>
            <w:r w:rsidRPr="00603001">
              <w:rPr>
                <w:color w:val="000000"/>
              </w:rPr>
              <w:t>Ship_Tier3</w:t>
            </w:r>
            <w:r>
              <w:rPr>
                <w:color w:val="000000"/>
              </w:rPr>
              <w:t>.png</w:t>
            </w:r>
          </w:p>
        </w:tc>
        <w:tc>
          <w:tcPr>
            <w:tcW w:w="931" w:type="dxa"/>
          </w:tcPr>
          <w:p w:rsidR="007C73B0" w:rsidRPr="00603001" w:rsidRDefault="007C73B0" w:rsidP="007C73B0">
            <w:pPr>
              <w:jc w:val="center"/>
            </w:pPr>
            <w:r>
              <w:t>2D icon 62x62 pixels</w:t>
            </w:r>
          </w:p>
        </w:tc>
        <w:tc>
          <w:tcPr>
            <w:tcW w:w="1732" w:type="dxa"/>
          </w:tcPr>
          <w:p w:rsidR="007C73B0" w:rsidRPr="00603001" w:rsidRDefault="007073D5" w:rsidP="007073D5">
            <w:pPr>
              <w:jc w:val="center"/>
            </w:pPr>
            <w:r>
              <w:t xml:space="preserve">To show what type of ship that can be bought at tier </w:t>
            </w:r>
            <w:r>
              <w:t>3</w:t>
            </w:r>
            <w:r>
              <w:t xml:space="preserve"> as well as possibly the current ship that the player is using.</w:t>
            </w:r>
          </w:p>
        </w:tc>
        <w:tc>
          <w:tcPr>
            <w:tcW w:w="3721" w:type="dxa"/>
          </w:tcPr>
          <w:p w:rsidR="007C73B0" w:rsidRPr="00603001" w:rsidRDefault="00DE7749" w:rsidP="007C73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230510" wp14:editId="25861CCB">
                  <wp:extent cx="2381250" cy="1857375"/>
                  <wp:effectExtent l="0" t="0" r="0" b="9525"/>
                  <wp:docPr id="77" name="Picture 77" descr="http://www.colonialnavy.org/ships/ship_type_brig/files/ship_brig_andrew_s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www.colonialnavy.org/ships/ship_type_brig/files/ship_brig_andrew_sm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7C73B0" w:rsidRPr="00603001" w:rsidRDefault="007C73B0" w:rsidP="007C73B0">
            <w:pPr>
              <w:jc w:val="center"/>
              <w:rPr>
                <w:color w:val="000000"/>
              </w:rPr>
            </w:pPr>
            <w:proofErr w:type="spellStart"/>
            <w:r w:rsidRPr="00603001">
              <w:rPr>
                <w:color w:val="000000"/>
              </w:rPr>
              <w:t>World_Map</w:t>
            </w:r>
            <w:proofErr w:type="spellEnd"/>
          </w:p>
        </w:tc>
        <w:tc>
          <w:tcPr>
            <w:tcW w:w="931" w:type="dxa"/>
          </w:tcPr>
          <w:p w:rsidR="007C73B0" w:rsidRPr="00603001" w:rsidRDefault="007C73B0" w:rsidP="007C73B0">
            <w:pPr>
              <w:jc w:val="center"/>
            </w:pPr>
            <w:r>
              <w:t>2D map, 800x600 pixels</w:t>
            </w:r>
          </w:p>
        </w:tc>
        <w:tc>
          <w:tcPr>
            <w:tcW w:w="1732" w:type="dxa"/>
          </w:tcPr>
          <w:p w:rsidR="007C73B0" w:rsidRPr="00603001" w:rsidRDefault="007073D5" w:rsidP="007C73B0">
            <w:pPr>
              <w:jc w:val="center"/>
            </w:pPr>
            <w:r>
              <w:t>Map used for the player to click on their destination.</w:t>
            </w:r>
          </w:p>
        </w:tc>
        <w:tc>
          <w:tcPr>
            <w:tcW w:w="3721" w:type="dxa"/>
          </w:tcPr>
          <w:p w:rsidR="007C73B0" w:rsidRPr="00603001" w:rsidRDefault="00DE7749" w:rsidP="007C73B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2500" cy="95250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SeaOfGoldDaniMap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3D5" w:rsidTr="007073D5">
        <w:tc>
          <w:tcPr>
            <w:tcW w:w="2966" w:type="dxa"/>
            <w:vAlign w:val="bottom"/>
          </w:tcPr>
          <w:p w:rsidR="00DE7749" w:rsidRPr="00603001" w:rsidRDefault="00DE7749" w:rsidP="007C73B0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Town_Icon</w:t>
            </w:r>
            <w:proofErr w:type="spellEnd"/>
          </w:p>
        </w:tc>
        <w:tc>
          <w:tcPr>
            <w:tcW w:w="931" w:type="dxa"/>
          </w:tcPr>
          <w:p w:rsidR="00DE7749" w:rsidRDefault="00DE7749" w:rsidP="007C73B0">
            <w:pPr>
              <w:jc w:val="center"/>
            </w:pPr>
            <w:r>
              <w:t>2D icon, 62x62 pixels</w:t>
            </w:r>
          </w:p>
        </w:tc>
        <w:tc>
          <w:tcPr>
            <w:tcW w:w="1732" w:type="dxa"/>
          </w:tcPr>
          <w:p w:rsidR="00DE7749" w:rsidRPr="00603001" w:rsidRDefault="00DE7749" w:rsidP="007C73B0">
            <w:pPr>
              <w:jc w:val="center"/>
            </w:pPr>
            <w:r>
              <w:t>Used to denote where a town is going to be</w:t>
            </w:r>
            <w:r w:rsidR="007073D5">
              <w:t>. Clickable.</w:t>
            </w:r>
            <w:bookmarkStart w:id="33" w:name="_GoBack"/>
            <w:bookmarkEnd w:id="33"/>
          </w:p>
        </w:tc>
        <w:tc>
          <w:tcPr>
            <w:tcW w:w="3721" w:type="dxa"/>
          </w:tcPr>
          <w:p w:rsidR="00DE7749" w:rsidRDefault="00DE7749" w:rsidP="007C73B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4127" cy="558730"/>
                  <wp:effectExtent l="0" t="0" r="698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Town icon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27" cy="55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7716" w:rsidRDefault="00FC7716">
      <w:pPr>
        <w:rPr>
          <w:sz w:val="36"/>
          <w:szCs w:val="36"/>
        </w:rPr>
      </w:pPr>
      <w:r>
        <w:rPr>
          <w:sz w:val="36"/>
          <w:szCs w:val="36"/>
        </w:rPr>
        <w:t>Sound Assets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3"/>
        <w:gridCol w:w="2231"/>
        <w:gridCol w:w="2302"/>
        <w:gridCol w:w="2144"/>
      </w:tblGrid>
      <w:tr w:rsidR="00FC7716" w:rsidTr="005C74BA">
        <w:tc>
          <w:tcPr>
            <w:tcW w:w="2673" w:type="dxa"/>
          </w:tcPr>
          <w:p w:rsidR="00FC7716" w:rsidRPr="00FC7716" w:rsidRDefault="00FC7716" w:rsidP="00FC7716">
            <w:pPr>
              <w:jc w:val="center"/>
              <w:rPr>
                <w:b/>
              </w:rPr>
            </w:pPr>
            <w:r w:rsidRPr="00FC7716">
              <w:rPr>
                <w:b/>
              </w:rPr>
              <w:t>Name</w:t>
            </w:r>
          </w:p>
        </w:tc>
        <w:tc>
          <w:tcPr>
            <w:tcW w:w="2231" w:type="dxa"/>
          </w:tcPr>
          <w:p w:rsidR="00FC7716" w:rsidRPr="00FC7716" w:rsidRDefault="00FC7716" w:rsidP="00FC7716">
            <w:pPr>
              <w:jc w:val="center"/>
              <w:rPr>
                <w:b/>
              </w:rPr>
            </w:pPr>
            <w:r w:rsidRPr="00FC7716">
              <w:rPr>
                <w:b/>
              </w:rPr>
              <w:t>Description, Duration</w:t>
            </w:r>
          </w:p>
        </w:tc>
        <w:tc>
          <w:tcPr>
            <w:tcW w:w="2302" w:type="dxa"/>
          </w:tcPr>
          <w:p w:rsidR="00FC7716" w:rsidRPr="00FC7716" w:rsidRDefault="00FC7716" w:rsidP="00FC7716">
            <w:pPr>
              <w:jc w:val="center"/>
              <w:rPr>
                <w:b/>
              </w:rPr>
            </w:pPr>
            <w:r w:rsidRPr="00FC7716">
              <w:rPr>
                <w:b/>
              </w:rPr>
              <w:t>Trigger Event, Kill Event</w:t>
            </w:r>
          </w:p>
        </w:tc>
        <w:tc>
          <w:tcPr>
            <w:tcW w:w="2144" w:type="dxa"/>
          </w:tcPr>
          <w:p w:rsidR="00FC7716" w:rsidRPr="00FC7716" w:rsidRDefault="00FC7716" w:rsidP="00FC7716">
            <w:pPr>
              <w:jc w:val="center"/>
              <w:rPr>
                <w:b/>
              </w:rPr>
            </w:pPr>
            <w:r w:rsidRPr="00FC7716">
              <w:rPr>
                <w:b/>
              </w:rPr>
              <w:t>Loop?</w:t>
            </w:r>
          </w:p>
        </w:tc>
      </w:tr>
      <w:tr w:rsidR="005C74BA" w:rsidTr="005C74BA">
        <w:tc>
          <w:tcPr>
            <w:tcW w:w="2673" w:type="dxa"/>
          </w:tcPr>
          <w:p w:rsidR="005C74BA" w:rsidRPr="00710FDD" w:rsidRDefault="005C74BA" w:rsidP="005C74BA">
            <w:pPr>
              <w:jc w:val="center"/>
            </w:pPr>
            <w:r w:rsidRPr="00710FDD">
              <w:t>Coin_Clank.mp3</w:t>
            </w:r>
          </w:p>
        </w:tc>
        <w:tc>
          <w:tcPr>
            <w:tcW w:w="2231" w:type="dxa"/>
          </w:tcPr>
          <w:p w:rsidR="005C74BA" w:rsidRPr="00710FDD" w:rsidRDefault="005C74BA" w:rsidP="005C74BA">
            <w:pPr>
              <w:jc w:val="center"/>
            </w:pPr>
            <w:r>
              <w:t>Sound of coins hitting each other. IE coins being dropped or moved around freely in a bag. 2-3 seconds</w:t>
            </w:r>
          </w:p>
        </w:tc>
        <w:tc>
          <w:tcPr>
            <w:tcW w:w="2302" w:type="dxa"/>
          </w:tcPr>
          <w:p w:rsidR="005C74BA" w:rsidRPr="00710FDD" w:rsidRDefault="005C74BA" w:rsidP="005C74BA">
            <w:pPr>
              <w:jc w:val="center"/>
            </w:pPr>
            <w:r>
              <w:t>Money changes hands, money clicked/changed</w:t>
            </w:r>
          </w:p>
        </w:tc>
        <w:tc>
          <w:tcPr>
            <w:tcW w:w="2144" w:type="dxa"/>
          </w:tcPr>
          <w:p w:rsidR="005C74BA" w:rsidRPr="00710FDD" w:rsidRDefault="005C74BA" w:rsidP="005C74BA">
            <w:pPr>
              <w:jc w:val="center"/>
            </w:pPr>
            <w:r w:rsidRPr="00710FDD">
              <w:t>N</w:t>
            </w:r>
          </w:p>
        </w:tc>
      </w:tr>
      <w:tr w:rsidR="005C74BA" w:rsidTr="005C74BA">
        <w:tc>
          <w:tcPr>
            <w:tcW w:w="2673" w:type="dxa"/>
          </w:tcPr>
          <w:p w:rsidR="005C74BA" w:rsidRPr="00710FDD" w:rsidRDefault="005C74BA" w:rsidP="005C74BA">
            <w:pPr>
              <w:jc w:val="center"/>
            </w:pPr>
            <w:r w:rsidRPr="00710FDD">
              <w:t>Level_Up.mp3</w:t>
            </w:r>
          </w:p>
        </w:tc>
        <w:tc>
          <w:tcPr>
            <w:tcW w:w="2231" w:type="dxa"/>
          </w:tcPr>
          <w:p w:rsidR="005C74BA" w:rsidRPr="00710FDD" w:rsidRDefault="005C74BA" w:rsidP="005C74BA">
            <w:pPr>
              <w:jc w:val="center"/>
            </w:pPr>
            <w:r>
              <w:t xml:space="preserve">Upbeat </w:t>
            </w:r>
            <w:proofErr w:type="spellStart"/>
            <w:r>
              <w:t>Chim</w:t>
            </w:r>
            <w:proofErr w:type="spellEnd"/>
            <w:r>
              <w:t>, toon 5-10 seconds</w:t>
            </w:r>
          </w:p>
        </w:tc>
        <w:tc>
          <w:tcPr>
            <w:tcW w:w="2302" w:type="dxa"/>
          </w:tcPr>
          <w:p w:rsidR="005C74BA" w:rsidRPr="00710FDD" w:rsidRDefault="005C74BA" w:rsidP="005C74BA">
            <w:pPr>
              <w:jc w:val="center"/>
            </w:pPr>
            <w:r>
              <w:t>Item/person levels up, start to finish</w:t>
            </w:r>
          </w:p>
        </w:tc>
        <w:tc>
          <w:tcPr>
            <w:tcW w:w="2144" w:type="dxa"/>
          </w:tcPr>
          <w:p w:rsidR="005C74BA" w:rsidRPr="00710FDD" w:rsidRDefault="005C74BA" w:rsidP="005C74BA">
            <w:pPr>
              <w:jc w:val="center"/>
            </w:pPr>
            <w:r w:rsidRPr="00710FDD">
              <w:t>N</w:t>
            </w:r>
          </w:p>
        </w:tc>
      </w:tr>
      <w:tr w:rsidR="005C74BA" w:rsidTr="005C74BA">
        <w:tc>
          <w:tcPr>
            <w:tcW w:w="2673" w:type="dxa"/>
          </w:tcPr>
          <w:p w:rsidR="005C74BA" w:rsidRPr="00710FDD" w:rsidRDefault="005C74BA" w:rsidP="005C74BA">
            <w:pPr>
              <w:jc w:val="center"/>
            </w:pPr>
            <w:r w:rsidRPr="00710FDD">
              <w:t>Ship_Sail.mp3</w:t>
            </w:r>
          </w:p>
        </w:tc>
        <w:tc>
          <w:tcPr>
            <w:tcW w:w="2231" w:type="dxa"/>
          </w:tcPr>
          <w:p w:rsidR="005C74BA" w:rsidRPr="00710FDD" w:rsidRDefault="005C74BA" w:rsidP="005C74BA">
            <w:pPr>
              <w:jc w:val="center"/>
            </w:pPr>
            <w:r>
              <w:t>Sound of cloth in wind, recording of boat at shore or towel/blanket snap/waved in air</w:t>
            </w:r>
          </w:p>
        </w:tc>
        <w:tc>
          <w:tcPr>
            <w:tcW w:w="2302" w:type="dxa"/>
          </w:tcPr>
          <w:p w:rsidR="005C74BA" w:rsidRPr="00710FDD" w:rsidRDefault="005C74BA" w:rsidP="005C74BA">
            <w:pPr>
              <w:jc w:val="center"/>
            </w:pPr>
            <w:r>
              <w:t>Random/continuous while sailing</w:t>
            </w:r>
          </w:p>
        </w:tc>
        <w:tc>
          <w:tcPr>
            <w:tcW w:w="2144" w:type="dxa"/>
          </w:tcPr>
          <w:p w:rsidR="005C74BA" w:rsidRPr="00710FDD" w:rsidRDefault="005C74BA" w:rsidP="005C74BA">
            <w:pPr>
              <w:jc w:val="center"/>
            </w:pPr>
            <w:r w:rsidRPr="00710FDD">
              <w:t>N</w:t>
            </w:r>
          </w:p>
        </w:tc>
      </w:tr>
      <w:tr w:rsidR="005C74BA" w:rsidTr="005C74BA">
        <w:tc>
          <w:tcPr>
            <w:tcW w:w="2673" w:type="dxa"/>
          </w:tcPr>
          <w:p w:rsidR="005C74BA" w:rsidRPr="00710FDD" w:rsidRDefault="005C74BA" w:rsidP="005C74BA">
            <w:pPr>
              <w:jc w:val="center"/>
            </w:pPr>
            <w:r>
              <w:lastRenderedPageBreak/>
              <w:t>Footsteps.mp3</w:t>
            </w:r>
          </w:p>
        </w:tc>
        <w:tc>
          <w:tcPr>
            <w:tcW w:w="2231" w:type="dxa"/>
          </w:tcPr>
          <w:p w:rsidR="005C74BA" w:rsidRPr="00710FDD" w:rsidRDefault="005C74BA" w:rsidP="005C74BA">
            <w:pPr>
              <w:jc w:val="center"/>
            </w:pPr>
            <w:r>
              <w:t>Sound of someone walking light step in light saddle/shoe on carpet or soft ground</w:t>
            </w:r>
          </w:p>
        </w:tc>
        <w:tc>
          <w:tcPr>
            <w:tcW w:w="2302" w:type="dxa"/>
          </w:tcPr>
          <w:p w:rsidR="005C74BA" w:rsidRPr="00710FDD" w:rsidRDefault="005C74BA" w:rsidP="005C74BA">
            <w:pPr>
              <w:jc w:val="center"/>
            </w:pPr>
            <w:r>
              <w:t>Character walking on/around world</w:t>
            </w:r>
          </w:p>
        </w:tc>
        <w:tc>
          <w:tcPr>
            <w:tcW w:w="2144" w:type="dxa"/>
          </w:tcPr>
          <w:p w:rsidR="005C74BA" w:rsidRPr="00710FDD" w:rsidRDefault="005C74BA" w:rsidP="005C74BA">
            <w:pPr>
              <w:jc w:val="center"/>
            </w:pPr>
            <w:r w:rsidRPr="00710FDD">
              <w:t>N</w:t>
            </w:r>
          </w:p>
        </w:tc>
      </w:tr>
      <w:tr w:rsidR="005C74BA" w:rsidTr="005C74BA">
        <w:tc>
          <w:tcPr>
            <w:tcW w:w="2673" w:type="dxa"/>
          </w:tcPr>
          <w:p w:rsidR="005C74BA" w:rsidRPr="00710FDD" w:rsidRDefault="005C74BA" w:rsidP="005C74BA">
            <w:pPr>
              <w:jc w:val="center"/>
            </w:pPr>
            <w:r>
              <w:t>Country1_Background.mp3</w:t>
            </w:r>
          </w:p>
        </w:tc>
        <w:tc>
          <w:tcPr>
            <w:tcW w:w="2231" w:type="dxa"/>
          </w:tcPr>
          <w:p w:rsidR="005C74BA" w:rsidRPr="00710FDD" w:rsidRDefault="005C74BA" w:rsidP="005C74BA">
            <w:pPr>
              <w:jc w:val="center"/>
            </w:pPr>
            <w:r>
              <w:t>African background music, 3 minutes</w:t>
            </w:r>
          </w:p>
        </w:tc>
        <w:tc>
          <w:tcPr>
            <w:tcW w:w="2302" w:type="dxa"/>
          </w:tcPr>
          <w:p w:rsidR="005C74BA" w:rsidRPr="00710FDD" w:rsidRDefault="005C74BA" w:rsidP="005C74BA">
            <w:pPr>
              <w:jc w:val="center"/>
            </w:pPr>
            <w:r>
              <w:t>Triggers when entering Africa, ends when leaving Africa</w:t>
            </w:r>
          </w:p>
        </w:tc>
        <w:tc>
          <w:tcPr>
            <w:tcW w:w="2144" w:type="dxa"/>
          </w:tcPr>
          <w:p w:rsidR="005C74BA" w:rsidRPr="00710FDD" w:rsidRDefault="005C74BA" w:rsidP="005C74BA">
            <w:pPr>
              <w:jc w:val="center"/>
            </w:pPr>
            <w:r w:rsidRPr="00710FDD">
              <w:t>Y</w:t>
            </w:r>
          </w:p>
        </w:tc>
      </w:tr>
      <w:tr w:rsidR="005C74BA" w:rsidTr="005C74BA">
        <w:tc>
          <w:tcPr>
            <w:tcW w:w="2673" w:type="dxa"/>
          </w:tcPr>
          <w:p w:rsidR="005C74BA" w:rsidRPr="00710FDD" w:rsidRDefault="005C74BA" w:rsidP="005C74BA">
            <w:pPr>
              <w:jc w:val="center"/>
            </w:pPr>
            <w:r>
              <w:t>Country2_Background.mp3</w:t>
            </w:r>
          </w:p>
        </w:tc>
        <w:tc>
          <w:tcPr>
            <w:tcW w:w="2231" w:type="dxa"/>
          </w:tcPr>
          <w:p w:rsidR="005C74BA" w:rsidRPr="00710FDD" w:rsidRDefault="005C74BA" w:rsidP="005C74BA">
            <w:pPr>
              <w:jc w:val="center"/>
            </w:pPr>
            <w:r>
              <w:t>Indian background music, 3 minutes</w:t>
            </w:r>
          </w:p>
        </w:tc>
        <w:tc>
          <w:tcPr>
            <w:tcW w:w="2302" w:type="dxa"/>
          </w:tcPr>
          <w:p w:rsidR="005C74BA" w:rsidRPr="00710FDD" w:rsidRDefault="005C74BA" w:rsidP="005C74BA">
            <w:pPr>
              <w:jc w:val="center"/>
            </w:pPr>
            <w:r>
              <w:t>Triggers when entering India, ends when leaving India</w:t>
            </w:r>
          </w:p>
        </w:tc>
        <w:tc>
          <w:tcPr>
            <w:tcW w:w="2144" w:type="dxa"/>
          </w:tcPr>
          <w:p w:rsidR="005C74BA" w:rsidRPr="00710FDD" w:rsidRDefault="005C74BA" w:rsidP="005C74BA">
            <w:pPr>
              <w:jc w:val="center"/>
            </w:pPr>
            <w:r w:rsidRPr="00710FDD">
              <w:t>Y</w:t>
            </w:r>
          </w:p>
        </w:tc>
      </w:tr>
      <w:tr w:rsidR="005C74BA" w:rsidTr="005C74BA">
        <w:tc>
          <w:tcPr>
            <w:tcW w:w="2673" w:type="dxa"/>
          </w:tcPr>
          <w:p w:rsidR="005C74BA" w:rsidRPr="00710FDD" w:rsidRDefault="005C74BA" w:rsidP="005C74BA">
            <w:pPr>
              <w:jc w:val="center"/>
            </w:pPr>
            <w:r>
              <w:t>Country3_Background.mp3</w:t>
            </w:r>
          </w:p>
        </w:tc>
        <w:tc>
          <w:tcPr>
            <w:tcW w:w="2231" w:type="dxa"/>
          </w:tcPr>
          <w:p w:rsidR="005C74BA" w:rsidRPr="00710FDD" w:rsidRDefault="005C74BA" w:rsidP="005C74BA">
            <w:pPr>
              <w:jc w:val="center"/>
            </w:pPr>
            <w:r>
              <w:t>British background music, 3 minutes</w:t>
            </w:r>
          </w:p>
        </w:tc>
        <w:tc>
          <w:tcPr>
            <w:tcW w:w="2302" w:type="dxa"/>
          </w:tcPr>
          <w:p w:rsidR="005C74BA" w:rsidRPr="00710FDD" w:rsidRDefault="005C74BA" w:rsidP="005C74BA">
            <w:pPr>
              <w:jc w:val="center"/>
            </w:pPr>
            <w:r>
              <w:t>Triggers when entering England, ends when leaving England</w:t>
            </w:r>
          </w:p>
        </w:tc>
        <w:tc>
          <w:tcPr>
            <w:tcW w:w="2144" w:type="dxa"/>
          </w:tcPr>
          <w:p w:rsidR="005C74BA" w:rsidRPr="00710FDD" w:rsidRDefault="005C74BA" w:rsidP="005C74BA">
            <w:pPr>
              <w:jc w:val="center"/>
            </w:pPr>
            <w:r w:rsidRPr="00710FDD">
              <w:t>Y</w:t>
            </w:r>
          </w:p>
        </w:tc>
      </w:tr>
    </w:tbl>
    <w:p w:rsidR="00FC7716" w:rsidRPr="00FC7716" w:rsidRDefault="00FC7716">
      <w:pPr>
        <w:rPr>
          <w:sz w:val="36"/>
          <w:szCs w:val="36"/>
        </w:rPr>
      </w:pPr>
    </w:p>
    <w:sectPr w:rsidR="00FC7716" w:rsidRPr="00FC7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anielle Joka">
    <w15:presenceInfo w15:providerId="Windows Live" w15:userId="d497b9630e45c7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716"/>
    <w:rsid w:val="002C7863"/>
    <w:rsid w:val="0048610C"/>
    <w:rsid w:val="005C74BA"/>
    <w:rsid w:val="00603001"/>
    <w:rsid w:val="007073D5"/>
    <w:rsid w:val="00710FDD"/>
    <w:rsid w:val="00711DC6"/>
    <w:rsid w:val="007C73B0"/>
    <w:rsid w:val="00C85284"/>
    <w:rsid w:val="00D873B5"/>
    <w:rsid w:val="00DE7749"/>
    <w:rsid w:val="00E2583B"/>
    <w:rsid w:val="00F42E87"/>
    <w:rsid w:val="00FC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E6D0EE-0D69-460B-83E9-B5B46F49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7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84" Type="http://schemas.openxmlformats.org/officeDocument/2006/relationships/image" Target="media/image81.png"/><Relationship Id="rId89" Type="http://schemas.openxmlformats.org/officeDocument/2006/relationships/image" Target="media/image86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07" Type="http://schemas.openxmlformats.org/officeDocument/2006/relationships/theme" Target="theme/theme1.xml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87" Type="http://schemas.openxmlformats.org/officeDocument/2006/relationships/image" Target="media/image84.gif"/><Relationship Id="rId102" Type="http://schemas.openxmlformats.org/officeDocument/2006/relationships/image" Target="media/image99.gif"/><Relationship Id="rId5" Type="http://schemas.openxmlformats.org/officeDocument/2006/relationships/image" Target="media/image2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77" Type="http://schemas.openxmlformats.org/officeDocument/2006/relationships/image" Target="media/image74.png"/><Relationship Id="rId100" Type="http://schemas.openxmlformats.org/officeDocument/2006/relationships/image" Target="media/image97.gif"/><Relationship Id="rId105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67" Type="http://schemas.openxmlformats.org/officeDocument/2006/relationships/image" Target="media/image64.jpeg"/><Relationship Id="rId103" Type="http://schemas.openxmlformats.org/officeDocument/2006/relationships/image" Target="media/image100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106" Type="http://schemas.microsoft.com/office/2011/relationships/people" Target="people.xml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png"/><Relationship Id="rId86" Type="http://schemas.openxmlformats.org/officeDocument/2006/relationships/image" Target="media/image83.gif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23</Pages>
  <Words>3395</Words>
  <Characters>19355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Joka</dc:creator>
  <cp:keywords/>
  <dc:description/>
  <cp:lastModifiedBy>Danielle Joka</cp:lastModifiedBy>
  <cp:revision>2</cp:revision>
  <dcterms:created xsi:type="dcterms:W3CDTF">2016-03-26T00:15:00Z</dcterms:created>
  <dcterms:modified xsi:type="dcterms:W3CDTF">2016-03-28T01:53:00Z</dcterms:modified>
</cp:coreProperties>
</file>